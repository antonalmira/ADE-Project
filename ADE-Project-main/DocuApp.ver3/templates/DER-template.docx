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36DB2" w14:textId="77777777" w:rsidR="00340E93" w:rsidRDefault="00340E93" w:rsidP="00340E93">
      <w:pPr>
        <w:pStyle w:val="Title"/>
        <w:jc w:val="left"/>
        <w:rPr>
          <w:bCs/>
          <w:sz w:val="40"/>
          <w:szCs w:val="40"/>
        </w:rPr>
      </w:pPr>
    </w:p>
    <w:p w14:paraId="74C5C7F8" w14:textId="77777777" w:rsidR="00340E93" w:rsidRDefault="00340E93" w:rsidP="00340E93">
      <w:pPr>
        <w:pStyle w:val="Title"/>
        <w:jc w:val="left"/>
        <w:rPr>
          <w:bCs/>
          <w:sz w:val="40"/>
          <w:szCs w:val="40"/>
        </w:rPr>
      </w:pPr>
    </w:p>
    <w:p w14:paraId="492BA755" w14:textId="3B1E2A8E" w:rsidR="00340E93" w:rsidRDefault="00340E93" w:rsidP="00340E93">
      <w:pPr>
        <w:pStyle w:val="Title"/>
        <w:jc w:val="left"/>
        <w:rPr>
          <w:ins w:id="0" w:author="Author"/>
          <w:bCs/>
          <w:sz w:val="40"/>
          <w:szCs w:val="40"/>
        </w:rPr>
      </w:pPr>
      <w:ins w:id="1" w:author="Author">
        <w:r w:rsidRPr="00424BE8">
          <w:rPr>
            <w:bCs/>
            <w:sz w:val="40"/>
            <w:szCs w:val="40"/>
          </w:rPr>
          <w:t>Design Example Report</w:t>
        </w:r>
      </w:ins>
    </w:p>
    <w:p w14:paraId="2E8ECA57" w14:textId="77777777" w:rsidR="00424BE8" w:rsidRDefault="00424BE8" w:rsidP="00424BE8">
      <w:pPr>
        <w:pStyle w:val="Title"/>
        <w:rPr>
          <w:bCs/>
          <w:sz w:val="16"/>
          <w:szCs w:val="16"/>
        </w:rPr>
      </w:pPr>
    </w:p>
    <w:tbl>
      <w:tblPr>
        <w:tblW w:w="9550" w:type="dxa"/>
        <w:jc w:val="center"/>
        <w:tblLayout w:type="fixed"/>
        <w:tblCellMar>
          <w:top w:w="72" w:type="dxa"/>
          <w:bottom w:w="72" w:type="dxa"/>
        </w:tblCellMar>
        <w:tblLook w:val="0000" w:firstRow="0" w:lastRow="0" w:firstColumn="0" w:lastColumn="0" w:noHBand="0" w:noVBand="0"/>
      </w:tblPr>
      <w:tblGrid>
        <w:gridCol w:w="2415"/>
        <w:gridCol w:w="7135"/>
      </w:tblGrid>
      <w:tr w:rsidR="00DE4F46" w14:paraId="3CE31712" w14:textId="77777777" w:rsidTr="00B619EE">
        <w:trPr>
          <w:jc w:val="center"/>
        </w:trPr>
        <w:tc>
          <w:tcPr>
            <w:tcW w:w="2415" w:type="dxa"/>
            <w:vAlign w:val="center"/>
          </w:tcPr>
          <w:p w14:paraId="36F52A3F" w14:textId="77777777" w:rsidR="00DE4F46" w:rsidRPr="00FF1463" w:rsidRDefault="00DE4F46" w:rsidP="00206E81">
            <w:pPr>
              <w:rPr>
                <w:rFonts w:cs="Tahoma"/>
                <w:b/>
                <w:sz w:val="28"/>
              </w:rPr>
            </w:pPr>
            <w:r w:rsidRPr="00FF1463">
              <w:rPr>
                <w:rFonts w:cs="Tahoma"/>
                <w:b/>
                <w:sz w:val="28"/>
              </w:rPr>
              <w:t>Title</w:t>
            </w:r>
          </w:p>
        </w:tc>
        <w:tc>
          <w:tcPr>
            <w:tcW w:w="7135" w:type="dxa"/>
            <w:vAlign w:val="center"/>
          </w:tcPr>
          <w:p w14:paraId="76628707" w14:textId="25C5EFE2" w:rsidR="00DE4F46" w:rsidRPr="00D96A09" w:rsidRDefault="001319A4" w:rsidP="009E0298">
            <w:pPr>
              <w:spacing w:before="120" w:after="120"/>
              <w:rPr>
                <w:rFonts w:cs="Tahoma"/>
                <w:bCs/>
                <w:iCs/>
                <w:color w:val="000000" w:themeColor="text1"/>
                <w:sz w:val="28"/>
                <w:szCs w:val="28"/>
              </w:rPr>
            </w:pPr>
            <w:r>
              <w:rPr>
                <w:rFonts w:cs="Tahoma"/>
                <w:bCs/>
                <w:iCs/>
                <w:color w:val="FF0000"/>
                <w:sz w:val="28"/>
                <w:szCs w:val="28"/>
              </w:rPr>
              <w:t>XXXXX</w:t>
            </w:r>
          </w:p>
        </w:tc>
      </w:tr>
      <w:tr w:rsidR="00DE4F46" w14:paraId="3674EC70" w14:textId="77777777" w:rsidTr="00B619EE">
        <w:trPr>
          <w:jc w:val="center"/>
        </w:trPr>
        <w:tc>
          <w:tcPr>
            <w:tcW w:w="2415" w:type="dxa"/>
            <w:vAlign w:val="center"/>
          </w:tcPr>
          <w:p w14:paraId="6EF8ED5F" w14:textId="77777777" w:rsidR="00DE4F46" w:rsidRPr="00FF1463" w:rsidRDefault="00DE4F46" w:rsidP="00206E81">
            <w:pPr>
              <w:spacing w:before="120" w:after="120"/>
              <w:rPr>
                <w:rFonts w:cs="Tahoma"/>
                <w:b/>
                <w:sz w:val="28"/>
              </w:rPr>
            </w:pPr>
            <w:r w:rsidRPr="00FF1463">
              <w:rPr>
                <w:rFonts w:cs="Tahoma"/>
                <w:b/>
                <w:sz w:val="28"/>
              </w:rPr>
              <w:t>Specification</w:t>
            </w:r>
          </w:p>
        </w:tc>
        <w:tc>
          <w:tcPr>
            <w:tcW w:w="7135" w:type="dxa"/>
            <w:vAlign w:val="center"/>
          </w:tcPr>
          <w:p w14:paraId="6B1D9626" w14:textId="2C94CF24" w:rsidR="004901B7" w:rsidRPr="00014C44" w:rsidRDefault="004901B7" w:rsidP="00B836B6">
            <w:pPr>
              <w:rPr>
                <w:rStyle w:val="CommentReference"/>
                <w:rFonts w:cs="Tahoma"/>
                <w:color w:val="FF0000"/>
                <w:sz w:val="28"/>
                <w:szCs w:val="28"/>
              </w:rPr>
            </w:pPr>
            <w:r w:rsidRPr="00D96A09">
              <w:rPr>
                <w:rStyle w:val="CommentReference"/>
                <w:rFonts w:cs="Tahoma"/>
                <w:color w:val="000000" w:themeColor="text1"/>
                <w:sz w:val="28"/>
                <w:szCs w:val="28"/>
              </w:rPr>
              <w:t xml:space="preserve">Input: </w:t>
            </w:r>
            <w:r w:rsidR="001319A4">
              <w:rPr>
                <w:rStyle w:val="CommentReference"/>
                <w:rFonts w:cs="Tahoma"/>
                <w:color w:val="FF0000"/>
                <w:sz w:val="28"/>
                <w:szCs w:val="28"/>
              </w:rPr>
              <w:t>XXX</w:t>
            </w:r>
            <w:r w:rsidR="00DE4F46" w:rsidRPr="00014C44">
              <w:rPr>
                <w:rStyle w:val="CommentReference"/>
                <w:rFonts w:cs="Tahoma"/>
                <w:color w:val="FF0000"/>
                <w:sz w:val="28"/>
                <w:szCs w:val="28"/>
              </w:rPr>
              <w:t xml:space="preserve"> VAC – </w:t>
            </w:r>
            <w:r w:rsidR="001319A4">
              <w:rPr>
                <w:rStyle w:val="CommentReference"/>
                <w:rFonts w:cs="Tahoma"/>
                <w:color w:val="FF0000"/>
                <w:sz w:val="28"/>
                <w:szCs w:val="28"/>
              </w:rPr>
              <w:t>XXX</w:t>
            </w:r>
            <w:r w:rsidR="00DE4F46" w:rsidRPr="00014C44">
              <w:rPr>
                <w:rStyle w:val="CommentReference"/>
                <w:rFonts w:cs="Tahoma"/>
                <w:color w:val="FF0000"/>
                <w:sz w:val="28"/>
                <w:szCs w:val="28"/>
              </w:rPr>
              <w:t xml:space="preserve"> VAC</w:t>
            </w:r>
            <w:r w:rsidRPr="00014C44">
              <w:rPr>
                <w:rStyle w:val="CommentReference"/>
                <w:rFonts w:cs="Tahoma"/>
                <w:color w:val="FF0000"/>
                <w:sz w:val="28"/>
                <w:szCs w:val="28"/>
              </w:rPr>
              <w:t xml:space="preserve"> </w:t>
            </w:r>
          </w:p>
          <w:p w14:paraId="5EB73B90" w14:textId="4B3FD5C2" w:rsidR="00B836B6" w:rsidRPr="00D96A09" w:rsidRDefault="004901B7" w:rsidP="00B836B6">
            <w:pPr>
              <w:rPr>
                <w:rStyle w:val="CommentReference"/>
                <w:rFonts w:cs="Tahoma"/>
                <w:color w:val="000000" w:themeColor="text1"/>
                <w:sz w:val="28"/>
                <w:szCs w:val="28"/>
              </w:rPr>
            </w:pPr>
            <w:r w:rsidRPr="00014C44">
              <w:rPr>
                <w:rStyle w:val="CommentReference"/>
                <w:rFonts w:cs="Tahoma"/>
                <w:sz w:val="28"/>
                <w:szCs w:val="28"/>
              </w:rPr>
              <w:t>Output</w:t>
            </w:r>
            <w:r w:rsidRPr="00014C44">
              <w:rPr>
                <w:rStyle w:val="CommentReference"/>
                <w:rFonts w:cs="Tahoma"/>
                <w:color w:val="FF0000"/>
                <w:sz w:val="28"/>
                <w:szCs w:val="28"/>
              </w:rPr>
              <w:t>:</w:t>
            </w:r>
            <w:r w:rsidR="001319A4">
              <w:rPr>
                <w:rStyle w:val="CommentReference"/>
                <w:rFonts w:cs="Tahoma"/>
                <w:color w:val="FF0000"/>
                <w:sz w:val="28"/>
                <w:szCs w:val="28"/>
              </w:rPr>
              <w:t xml:space="preserve"> XX</w:t>
            </w:r>
            <w:r w:rsidRPr="00014C44">
              <w:rPr>
                <w:rStyle w:val="CommentReference"/>
                <w:rFonts w:cs="Tahoma"/>
                <w:color w:val="FF0000"/>
                <w:sz w:val="28"/>
                <w:szCs w:val="28"/>
              </w:rPr>
              <w:t xml:space="preserve"> </w:t>
            </w:r>
            <w:r w:rsidR="003F6EC0" w:rsidRPr="00014C44">
              <w:rPr>
                <w:rStyle w:val="CommentReference"/>
                <w:rFonts w:cs="Tahoma"/>
                <w:color w:val="FF0000"/>
                <w:sz w:val="28"/>
                <w:szCs w:val="28"/>
              </w:rPr>
              <w:t xml:space="preserve"> </w:t>
            </w:r>
            <w:r w:rsidR="00651744" w:rsidRPr="00014C44">
              <w:rPr>
                <w:rStyle w:val="CommentReference"/>
                <w:rFonts w:cs="Tahoma"/>
                <w:color w:val="FF0000"/>
                <w:sz w:val="28"/>
                <w:szCs w:val="28"/>
              </w:rPr>
              <w:t xml:space="preserve">V / </w:t>
            </w:r>
            <w:r w:rsidR="001319A4">
              <w:rPr>
                <w:rStyle w:val="CommentReference"/>
                <w:rFonts w:cs="Tahoma"/>
                <w:color w:val="FF0000"/>
                <w:sz w:val="28"/>
                <w:szCs w:val="28"/>
              </w:rPr>
              <w:t>XX</w:t>
            </w:r>
            <w:r w:rsidR="003F6EC0" w:rsidRPr="00014C44">
              <w:rPr>
                <w:rStyle w:val="CommentReference"/>
                <w:rFonts w:cs="Tahoma"/>
                <w:color w:val="FF0000"/>
                <w:sz w:val="28"/>
                <w:szCs w:val="28"/>
              </w:rPr>
              <w:t xml:space="preserve"> </w:t>
            </w:r>
            <w:r w:rsidR="00321C86" w:rsidRPr="00014C44">
              <w:rPr>
                <w:rStyle w:val="CommentReference"/>
                <w:rFonts w:cs="Tahoma"/>
                <w:color w:val="FF0000"/>
                <w:sz w:val="28"/>
                <w:szCs w:val="28"/>
              </w:rPr>
              <w:t xml:space="preserve">A </w:t>
            </w:r>
          </w:p>
        </w:tc>
      </w:tr>
      <w:tr w:rsidR="00DE4F46" w14:paraId="6F30EEB9" w14:textId="77777777" w:rsidTr="00B619EE">
        <w:trPr>
          <w:jc w:val="center"/>
        </w:trPr>
        <w:tc>
          <w:tcPr>
            <w:tcW w:w="2415" w:type="dxa"/>
            <w:vAlign w:val="center"/>
          </w:tcPr>
          <w:p w14:paraId="3E9F5875" w14:textId="77777777" w:rsidR="00DE4F46" w:rsidRPr="00FF1463" w:rsidRDefault="00DE4F46" w:rsidP="00206E81">
            <w:pPr>
              <w:spacing w:before="120" w:after="120"/>
              <w:rPr>
                <w:rFonts w:cs="Tahoma"/>
                <w:b/>
                <w:sz w:val="28"/>
              </w:rPr>
            </w:pPr>
            <w:r w:rsidRPr="00FF1463">
              <w:rPr>
                <w:rFonts w:cs="Tahoma"/>
                <w:b/>
                <w:sz w:val="28"/>
              </w:rPr>
              <w:t>Application</w:t>
            </w:r>
          </w:p>
        </w:tc>
        <w:tc>
          <w:tcPr>
            <w:tcW w:w="7135" w:type="dxa"/>
            <w:vAlign w:val="center"/>
          </w:tcPr>
          <w:p w14:paraId="02115D32" w14:textId="2A86B8C8" w:rsidR="00DE4F46" w:rsidRPr="00D96A09" w:rsidRDefault="001319A4" w:rsidP="00651744">
            <w:pPr>
              <w:rPr>
                <w:rFonts w:cs="Tahoma"/>
                <w:color w:val="000000" w:themeColor="text1"/>
                <w:sz w:val="28"/>
                <w:szCs w:val="28"/>
              </w:rPr>
            </w:pPr>
            <w:r>
              <w:rPr>
                <w:rFonts w:cs="Tahoma"/>
                <w:color w:val="FF0000"/>
                <w:sz w:val="28"/>
                <w:szCs w:val="28"/>
              </w:rPr>
              <w:t>XXXXX</w:t>
            </w:r>
          </w:p>
        </w:tc>
      </w:tr>
      <w:tr w:rsidR="00DE4F46" w14:paraId="022AE8DD" w14:textId="77777777" w:rsidTr="00B619EE">
        <w:trPr>
          <w:jc w:val="center"/>
        </w:trPr>
        <w:tc>
          <w:tcPr>
            <w:tcW w:w="2415" w:type="dxa"/>
            <w:vAlign w:val="center"/>
          </w:tcPr>
          <w:p w14:paraId="43432BD1" w14:textId="23C756D6" w:rsidR="00DE4F46" w:rsidRPr="00D96A09" w:rsidRDefault="00F72F31" w:rsidP="00206E81">
            <w:pPr>
              <w:spacing w:before="120" w:after="120"/>
              <w:rPr>
                <w:rFonts w:cs="Tahoma"/>
                <w:b/>
                <w:color w:val="000000"/>
                <w:sz w:val="28"/>
              </w:rPr>
            </w:pPr>
            <w:r w:rsidRPr="00D96A09">
              <w:rPr>
                <w:rFonts w:cs="Tahoma"/>
                <w:b/>
                <w:color w:val="000000" w:themeColor="text1"/>
                <w:sz w:val="28"/>
              </w:rPr>
              <w:t>Product family</w:t>
            </w:r>
          </w:p>
        </w:tc>
        <w:tc>
          <w:tcPr>
            <w:tcW w:w="7135" w:type="dxa"/>
            <w:vAlign w:val="center"/>
          </w:tcPr>
          <w:p w14:paraId="02F4BE08" w14:textId="33E01B73" w:rsidR="00DE4F46" w:rsidRPr="009F61D8" w:rsidRDefault="001319A4" w:rsidP="009F61D8">
            <w:pPr>
              <w:pStyle w:val="BodyTextIndent"/>
              <w:rPr>
                <w:sz w:val="28"/>
                <w:szCs w:val="28"/>
              </w:rPr>
            </w:pPr>
            <w:r>
              <w:rPr>
                <w:color w:val="FF0000"/>
                <w:sz w:val="28"/>
                <w:szCs w:val="28"/>
              </w:rPr>
              <w:t>XXXXX</w:t>
            </w:r>
          </w:p>
        </w:tc>
      </w:tr>
      <w:tr w:rsidR="00DE4F46" w14:paraId="3EE5FA47" w14:textId="77777777" w:rsidTr="00B619EE">
        <w:trPr>
          <w:trHeight w:val="750"/>
          <w:jc w:val="center"/>
        </w:trPr>
        <w:tc>
          <w:tcPr>
            <w:tcW w:w="2415" w:type="dxa"/>
            <w:vAlign w:val="center"/>
          </w:tcPr>
          <w:p w14:paraId="4334235B" w14:textId="52218183" w:rsidR="00DE4F46" w:rsidRPr="00FF1463" w:rsidRDefault="00DE4F46" w:rsidP="00206E81">
            <w:pPr>
              <w:spacing w:before="120" w:after="120"/>
              <w:rPr>
                <w:rFonts w:cs="Tahoma"/>
                <w:b/>
                <w:sz w:val="28"/>
              </w:rPr>
            </w:pPr>
            <w:r w:rsidRPr="00FF1463">
              <w:rPr>
                <w:rFonts w:cs="Tahoma"/>
                <w:b/>
                <w:sz w:val="28"/>
              </w:rPr>
              <w:t>Document</w:t>
            </w:r>
            <w:r w:rsidR="00B619EE">
              <w:rPr>
                <w:rFonts w:cs="Tahoma"/>
                <w:b/>
                <w:sz w:val="28"/>
              </w:rPr>
              <w:t xml:space="preserve"> </w:t>
            </w:r>
            <w:r w:rsidRPr="00FF1463">
              <w:rPr>
                <w:rFonts w:cs="Tahoma"/>
                <w:b/>
                <w:sz w:val="28"/>
              </w:rPr>
              <w:t>N</w:t>
            </w:r>
            <w:r w:rsidR="00B619EE">
              <w:rPr>
                <w:rFonts w:cs="Tahoma"/>
                <w:b/>
                <w:sz w:val="28"/>
              </w:rPr>
              <w:t>o.</w:t>
            </w:r>
          </w:p>
        </w:tc>
        <w:tc>
          <w:tcPr>
            <w:tcW w:w="7135" w:type="dxa"/>
            <w:vAlign w:val="center"/>
          </w:tcPr>
          <w:p w14:paraId="423D25F5" w14:textId="3A81E8EA" w:rsidR="00DE4F46" w:rsidRPr="00D96A09" w:rsidRDefault="00FD590B" w:rsidP="00125B67">
            <w:pPr>
              <w:spacing w:before="120" w:after="120"/>
              <w:rPr>
                <w:rFonts w:cs="Tahoma"/>
                <w:color w:val="000000" w:themeColor="text1"/>
                <w:sz w:val="28"/>
                <w:szCs w:val="28"/>
              </w:rPr>
            </w:pPr>
            <w:r w:rsidRPr="00014C44">
              <w:rPr>
                <w:rFonts w:cs="Tahoma"/>
                <w:color w:val="FF0000"/>
                <w:sz w:val="28"/>
                <w:szCs w:val="28"/>
              </w:rPr>
              <w:t>DER-</w:t>
            </w:r>
            <w:r w:rsidR="001319A4">
              <w:rPr>
                <w:rFonts w:cs="Tahoma"/>
                <w:color w:val="FF0000"/>
                <w:sz w:val="28"/>
                <w:szCs w:val="28"/>
              </w:rPr>
              <w:t>XXXX</w:t>
            </w:r>
            <w:r w:rsidR="00912061" w:rsidRPr="00014C44">
              <w:rPr>
                <w:rFonts w:cs="Tahoma"/>
                <w:color w:val="FF0000"/>
                <w:sz w:val="28"/>
                <w:szCs w:val="28"/>
              </w:rPr>
              <w:t xml:space="preserve">                                                </w:t>
            </w:r>
          </w:p>
        </w:tc>
      </w:tr>
      <w:tr w:rsidR="00DE4F46" w14:paraId="1A086058" w14:textId="77777777" w:rsidTr="00B619EE">
        <w:trPr>
          <w:jc w:val="center"/>
        </w:trPr>
        <w:tc>
          <w:tcPr>
            <w:tcW w:w="2415" w:type="dxa"/>
            <w:vAlign w:val="center"/>
          </w:tcPr>
          <w:p w14:paraId="17BF3A35" w14:textId="77777777" w:rsidR="00DE4F46" w:rsidRPr="00FF1463" w:rsidRDefault="00DE4F46" w:rsidP="00206E81">
            <w:pPr>
              <w:spacing w:before="120" w:after="120"/>
              <w:rPr>
                <w:rFonts w:cs="Tahoma"/>
                <w:b/>
                <w:sz w:val="28"/>
              </w:rPr>
            </w:pPr>
            <w:r w:rsidRPr="00FF1463">
              <w:rPr>
                <w:rFonts w:cs="Tahoma"/>
                <w:b/>
                <w:sz w:val="28"/>
              </w:rPr>
              <w:t>Date</w:t>
            </w:r>
          </w:p>
        </w:tc>
        <w:tc>
          <w:tcPr>
            <w:tcW w:w="7135" w:type="dxa"/>
            <w:vAlign w:val="center"/>
          </w:tcPr>
          <w:p w14:paraId="1E28B083" w14:textId="3E5BC6CB" w:rsidR="00DE4F46" w:rsidRPr="00D96A09" w:rsidRDefault="001319A4" w:rsidP="003E7620">
            <w:pPr>
              <w:spacing w:before="120" w:after="120"/>
              <w:rPr>
                <w:rFonts w:cs="Tahoma"/>
                <w:color w:val="000000" w:themeColor="text1"/>
                <w:sz w:val="28"/>
                <w:szCs w:val="28"/>
              </w:rPr>
            </w:pPr>
            <w:r>
              <w:rPr>
                <w:rFonts w:cs="Tahoma"/>
                <w:color w:val="FF0000"/>
                <w:sz w:val="28"/>
                <w:szCs w:val="28"/>
              </w:rPr>
              <w:t>XX/XXXX</w:t>
            </w:r>
          </w:p>
        </w:tc>
      </w:tr>
      <w:tr w:rsidR="00DE4F46" w14:paraId="37D0E6BD" w14:textId="77777777" w:rsidTr="00B619EE">
        <w:trPr>
          <w:jc w:val="center"/>
        </w:trPr>
        <w:tc>
          <w:tcPr>
            <w:tcW w:w="2415" w:type="dxa"/>
            <w:vAlign w:val="center"/>
          </w:tcPr>
          <w:p w14:paraId="4E64BFC6" w14:textId="77777777" w:rsidR="00DE4F46" w:rsidRPr="00FF1463" w:rsidRDefault="00DE4F46" w:rsidP="00206E81">
            <w:pPr>
              <w:spacing w:before="120" w:after="120"/>
              <w:rPr>
                <w:rFonts w:cs="Tahoma"/>
                <w:b/>
                <w:sz w:val="28"/>
              </w:rPr>
            </w:pPr>
            <w:r w:rsidRPr="00FF1463">
              <w:rPr>
                <w:rFonts w:cs="Tahoma"/>
                <w:b/>
                <w:sz w:val="28"/>
              </w:rPr>
              <w:t>Revision</w:t>
            </w:r>
          </w:p>
        </w:tc>
        <w:tc>
          <w:tcPr>
            <w:tcW w:w="7135" w:type="dxa"/>
            <w:vAlign w:val="center"/>
          </w:tcPr>
          <w:p w14:paraId="0A1DE46D" w14:textId="317EAEE2" w:rsidR="00DE4F46" w:rsidRPr="00D96A09" w:rsidRDefault="001319A4" w:rsidP="00BA51B3">
            <w:pPr>
              <w:spacing w:before="120" w:after="120"/>
              <w:rPr>
                <w:rFonts w:cs="Tahoma"/>
                <w:color w:val="000000" w:themeColor="text1"/>
                <w:sz w:val="28"/>
                <w:szCs w:val="28"/>
              </w:rPr>
            </w:pPr>
            <w:r>
              <w:rPr>
                <w:rFonts w:cs="Tahoma"/>
                <w:color w:val="FF0000"/>
                <w:sz w:val="28"/>
                <w:szCs w:val="28"/>
              </w:rPr>
              <w:t>XXXXX</w:t>
            </w:r>
          </w:p>
        </w:tc>
      </w:tr>
    </w:tbl>
    <w:p w14:paraId="11EB6569" w14:textId="77777777" w:rsidR="00352AB0" w:rsidRDefault="00352AB0" w:rsidP="00411AB6">
      <w:pPr>
        <w:rPr>
          <w:rFonts w:eastAsia="Batang" w:cs="Tahoma"/>
          <w:b/>
          <w:u w:val="single"/>
        </w:rPr>
      </w:pPr>
    </w:p>
    <w:p w14:paraId="6430C2E4" w14:textId="0BECAE67" w:rsidR="00411AB6" w:rsidRPr="00D96A09" w:rsidRDefault="00411AB6" w:rsidP="00411AB6">
      <w:pPr>
        <w:rPr>
          <w:rFonts w:eastAsia="Batang" w:cs="Tahoma"/>
          <w:b/>
          <w:color w:val="0078AB"/>
        </w:rPr>
      </w:pPr>
      <w:r w:rsidRPr="00D96A09">
        <w:rPr>
          <w:rFonts w:eastAsia="Batang" w:cs="Tahoma"/>
          <w:b/>
          <w:color w:val="0078AB"/>
        </w:rPr>
        <w:t>Summary and Features</w:t>
      </w:r>
    </w:p>
    <w:p w14:paraId="2C550128" w14:textId="6504F3E7" w:rsidR="009228EA" w:rsidRDefault="001319A4" w:rsidP="001319A4">
      <w:pPr>
        <w:pStyle w:val="ListParagraph"/>
        <w:numPr>
          <w:ilvl w:val="0"/>
          <w:numId w:val="49"/>
        </w:numPr>
        <w:autoSpaceDE w:val="0"/>
        <w:autoSpaceDN w:val="0"/>
        <w:adjustRightInd w:val="0"/>
        <w:mirrorIndents/>
        <w:jc w:val="both"/>
        <w:rPr>
          <w:rFonts w:cs="Tahoma"/>
          <w:sz w:val="17"/>
          <w:szCs w:val="17"/>
        </w:rPr>
      </w:pPr>
      <w:r>
        <w:rPr>
          <w:rFonts w:eastAsia="SymbolMT"/>
          <w:color w:val="FF0000"/>
          <w:sz w:val="20"/>
        </w:rPr>
        <w:t>XXXX</w:t>
      </w:r>
    </w:p>
    <w:p w14:paraId="0CAC4D1E" w14:textId="77777777" w:rsidR="009228EA" w:rsidRDefault="009228EA" w:rsidP="000D45C7">
      <w:pPr>
        <w:autoSpaceDE w:val="0"/>
        <w:autoSpaceDN w:val="0"/>
        <w:adjustRightInd w:val="0"/>
        <w:rPr>
          <w:rFonts w:cs="Tahoma"/>
          <w:sz w:val="17"/>
          <w:szCs w:val="17"/>
        </w:rPr>
      </w:pPr>
    </w:p>
    <w:p w14:paraId="1A7481B4" w14:textId="77777777" w:rsidR="009228EA" w:rsidRDefault="009228EA" w:rsidP="000D45C7">
      <w:pPr>
        <w:autoSpaceDE w:val="0"/>
        <w:autoSpaceDN w:val="0"/>
        <w:adjustRightInd w:val="0"/>
        <w:rPr>
          <w:rFonts w:cs="Tahoma"/>
          <w:sz w:val="17"/>
          <w:szCs w:val="17"/>
        </w:rPr>
      </w:pPr>
    </w:p>
    <w:p w14:paraId="64C75074" w14:textId="77777777" w:rsidR="009228EA" w:rsidRDefault="009228EA" w:rsidP="000D45C7">
      <w:pPr>
        <w:autoSpaceDE w:val="0"/>
        <w:autoSpaceDN w:val="0"/>
        <w:adjustRightInd w:val="0"/>
        <w:rPr>
          <w:rFonts w:cs="Tahoma"/>
          <w:sz w:val="17"/>
          <w:szCs w:val="17"/>
        </w:rPr>
      </w:pPr>
    </w:p>
    <w:p w14:paraId="6E09C4F8" w14:textId="77777777" w:rsidR="009228EA" w:rsidRPr="00D00D27" w:rsidRDefault="009228EA" w:rsidP="00D00D27">
      <w:pPr>
        <w:pStyle w:val="BodyText"/>
      </w:pPr>
    </w:p>
    <w:p w14:paraId="441D9041" w14:textId="77777777" w:rsidR="009228EA" w:rsidRDefault="009228EA" w:rsidP="000D45C7">
      <w:pPr>
        <w:autoSpaceDE w:val="0"/>
        <w:autoSpaceDN w:val="0"/>
        <w:adjustRightInd w:val="0"/>
        <w:rPr>
          <w:rFonts w:cs="Tahoma"/>
          <w:sz w:val="17"/>
          <w:szCs w:val="17"/>
        </w:rPr>
      </w:pPr>
    </w:p>
    <w:p w14:paraId="093AD639" w14:textId="77777777" w:rsidR="009228EA" w:rsidRDefault="009228EA" w:rsidP="000D45C7">
      <w:pPr>
        <w:autoSpaceDE w:val="0"/>
        <w:autoSpaceDN w:val="0"/>
        <w:adjustRightInd w:val="0"/>
        <w:rPr>
          <w:rFonts w:cs="Tahoma"/>
          <w:sz w:val="17"/>
          <w:szCs w:val="17"/>
        </w:rPr>
      </w:pPr>
    </w:p>
    <w:p w14:paraId="74AAAC2A" w14:textId="77777777" w:rsidR="009228EA" w:rsidRDefault="009228EA" w:rsidP="000D45C7">
      <w:pPr>
        <w:autoSpaceDE w:val="0"/>
        <w:autoSpaceDN w:val="0"/>
        <w:adjustRightInd w:val="0"/>
        <w:rPr>
          <w:rFonts w:cs="Tahoma"/>
          <w:sz w:val="17"/>
          <w:szCs w:val="17"/>
        </w:rPr>
      </w:pPr>
    </w:p>
    <w:p w14:paraId="71BC34F3" w14:textId="77777777" w:rsidR="009228EA" w:rsidRDefault="009228EA" w:rsidP="000D45C7">
      <w:pPr>
        <w:autoSpaceDE w:val="0"/>
        <w:autoSpaceDN w:val="0"/>
        <w:adjustRightInd w:val="0"/>
        <w:rPr>
          <w:rFonts w:cs="Tahoma"/>
          <w:sz w:val="17"/>
          <w:szCs w:val="17"/>
        </w:rPr>
      </w:pPr>
    </w:p>
    <w:p w14:paraId="596E1F18" w14:textId="77777777" w:rsidR="009228EA" w:rsidRDefault="009228EA" w:rsidP="000D45C7">
      <w:pPr>
        <w:autoSpaceDE w:val="0"/>
        <w:autoSpaceDN w:val="0"/>
        <w:adjustRightInd w:val="0"/>
        <w:rPr>
          <w:rFonts w:cs="Tahoma"/>
          <w:sz w:val="17"/>
          <w:szCs w:val="17"/>
        </w:rPr>
      </w:pPr>
    </w:p>
    <w:p w14:paraId="62B77D37" w14:textId="77777777" w:rsidR="009228EA" w:rsidRPr="009F61D8" w:rsidRDefault="009228EA" w:rsidP="0064280C">
      <w:pPr>
        <w:pStyle w:val="Heading1"/>
        <w:numPr>
          <w:ilvl w:val="0"/>
          <w:numId w:val="0"/>
        </w:numPr>
        <w:ind w:left="576"/>
      </w:pPr>
    </w:p>
    <w:p w14:paraId="53991BEC" w14:textId="77777777" w:rsidR="009228EA" w:rsidRDefault="009228EA" w:rsidP="000D45C7">
      <w:pPr>
        <w:autoSpaceDE w:val="0"/>
        <w:autoSpaceDN w:val="0"/>
        <w:adjustRightInd w:val="0"/>
        <w:rPr>
          <w:rFonts w:cs="Tahoma"/>
          <w:sz w:val="17"/>
          <w:szCs w:val="17"/>
        </w:rPr>
      </w:pPr>
    </w:p>
    <w:p w14:paraId="49EECD5B" w14:textId="77777777" w:rsidR="00F5595D" w:rsidRDefault="00F5595D" w:rsidP="000D45C7">
      <w:pPr>
        <w:autoSpaceDE w:val="0"/>
        <w:autoSpaceDN w:val="0"/>
        <w:adjustRightInd w:val="0"/>
        <w:rPr>
          <w:rFonts w:cs="Tahoma"/>
          <w:sz w:val="17"/>
          <w:szCs w:val="17"/>
        </w:rPr>
      </w:pPr>
    </w:p>
    <w:p w14:paraId="6FD49776" w14:textId="77777777" w:rsidR="0010763C" w:rsidRDefault="0010763C" w:rsidP="000D45C7">
      <w:pPr>
        <w:autoSpaceDE w:val="0"/>
        <w:autoSpaceDN w:val="0"/>
        <w:adjustRightInd w:val="0"/>
        <w:rPr>
          <w:rFonts w:cs="Tahoma"/>
          <w:sz w:val="17"/>
          <w:szCs w:val="17"/>
        </w:rPr>
      </w:pPr>
    </w:p>
    <w:p w14:paraId="19B453C2" w14:textId="77777777" w:rsidR="0064280C" w:rsidRDefault="0064280C" w:rsidP="000D45C7">
      <w:pPr>
        <w:autoSpaceDE w:val="0"/>
        <w:autoSpaceDN w:val="0"/>
        <w:adjustRightInd w:val="0"/>
        <w:rPr>
          <w:rFonts w:cs="Tahoma"/>
          <w:sz w:val="17"/>
          <w:szCs w:val="17"/>
        </w:rPr>
      </w:pPr>
    </w:p>
    <w:p w14:paraId="6E158928" w14:textId="77777777" w:rsidR="0064280C" w:rsidRDefault="0064280C" w:rsidP="000D45C7">
      <w:pPr>
        <w:autoSpaceDE w:val="0"/>
        <w:autoSpaceDN w:val="0"/>
        <w:adjustRightInd w:val="0"/>
        <w:rPr>
          <w:rFonts w:cs="Tahoma"/>
          <w:sz w:val="17"/>
          <w:szCs w:val="17"/>
        </w:rPr>
      </w:pPr>
    </w:p>
    <w:p w14:paraId="6CD6EED2" w14:textId="77777777" w:rsidR="0010763C" w:rsidRDefault="0010763C" w:rsidP="000D45C7">
      <w:pPr>
        <w:autoSpaceDE w:val="0"/>
        <w:autoSpaceDN w:val="0"/>
        <w:adjustRightInd w:val="0"/>
        <w:rPr>
          <w:rFonts w:cs="Tahoma"/>
          <w:sz w:val="17"/>
          <w:szCs w:val="17"/>
        </w:rPr>
      </w:pPr>
    </w:p>
    <w:p w14:paraId="444CBA76" w14:textId="77777777" w:rsidR="0010763C" w:rsidRDefault="0010763C" w:rsidP="000D45C7">
      <w:pPr>
        <w:autoSpaceDE w:val="0"/>
        <w:autoSpaceDN w:val="0"/>
        <w:adjustRightInd w:val="0"/>
        <w:rPr>
          <w:rFonts w:cs="Tahoma"/>
          <w:sz w:val="17"/>
          <w:szCs w:val="17"/>
        </w:rPr>
      </w:pPr>
    </w:p>
    <w:p w14:paraId="07479737" w14:textId="77777777" w:rsidR="0010763C" w:rsidRDefault="0010763C" w:rsidP="000D45C7">
      <w:pPr>
        <w:autoSpaceDE w:val="0"/>
        <w:autoSpaceDN w:val="0"/>
        <w:adjustRightInd w:val="0"/>
        <w:rPr>
          <w:rFonts w:cs="Tahoma"/>
          <w:sz w:val="17"/>
          <w:szCs w:val="17"/>
        </w:rPr>
      </w:pPr>
    </w:p>
    <w:p w14:paraId="70AC8BD5" w14:textId="77777777" w:rsidR="009228EA" w:rsidRDefault="009228EA" w:rsidP="000D45C7">
      <w:pPr>
        <w:autoSpaceDE w:val="0"/>
        <w:autoSpaceDN w:val="0"/>
        <w:adjustRightInd w:val="0"/>
        <w:rPr>
          <w:rFonts w:cs="Tahoma"/>
          <w:sz w:val="17"/>
          <w:szCs w:val="17"/>
        </w:rPr>
      </w:pPr>
    </w:p>
    <w:p w14:paraId="6987320D" w14:textId="06045E91" w:rsidR="000D45C7" w:rsidRPr="000F222B" w:rsidRDefault="000D45C7" w:rsidP="000D45C7">
      <w:pPr>
        <w:autoSpaceDE w:val="0"/>
        <w:autoSpaceDN w:val="0"/>
        <w:adjustRightInd w:val="0"/>
        <w:rPr>
          <w:rFonts w:cs="Tahoma"/>
          <w:sz w:val="17"/>
          <w:szCs w:val="17"/>
        </w:rPr>
      </w:pPr>
      <w:bookmarkStart w:id="2" w:name="_Hlk178329067"/>
      <w:r w:rsidRPr="000F222B">
        <w:rPr>
          <w:rFonts w:cs="Tahoma"/>
          <w:sz w:val="17"/>
          <w:szCs w:val="17"/>
        </w:rPr>
        <w:t>PATENT INFORMATION</w:t>
      </w:r>
    </w:p>
    <w:p w14:paraId="02981297" w14:textId="5B71B22C" w:rsidR="000D45C7" w:rsidRPr="00AE448A" w:rsidRDefault="000D45C7" w:rsidP="008E1A07">
      <w:pPr>
        <w:autoSpaceDE w:val="0"/>
        <w:autoSpaceDN w:val="0"/>
        <w:adjustRightInd w:val="0"/>
        <w:jc w:val="both"/>
        <w:rPr>
          <w:rFonts w:cs="Tahoma"/>
          <w:b/>
          <w:sz w:val="28"/>
          <w:u w:val="single"/>
        </w:rPr>
      </w:pPr>
      <w:r w:rsidRPr="000F222B">
        <w:rPr>
          <w:rFonts w:cs="Tahoma"/>
          <w:sz w:val="17"/>
          <w:szCs w:val="17"/>
        </w:rPr>
        <w:lastRenderedPageBreak/>
        <w:t xml:space="preserve">The products and applications illustrated herein (including transformer construction and circuits external to the products) may be covered by one or more U.S. and foreign patents, or potentially by pending U.S. and foreign patent applications assigned to Power Integrations. A complete list of Power Integrations' patents may be found at www.power.com. Power Integrations grants its customers a license under certain patent rights as set forth at </w:t>
      </w:r>
      <w:hyperlink r:id="rId8" w:history="1">
        <w:r w:rsidRPr="000F222B">
          <w:rPr>
            <w:rStyle w:val="Hyperlink"/>
            <w:rFonts w:cs="Tahoma"/>
            <w:sz w:val="17"/>
            <w:szCs w:val="17"/>
          </w:rPr>
          <w:t>https://www.power.com/company/intellectual-property-licensing/</w:t>
        </w:r>
      </w:hyperlink>
      <w:r w:rsidRPr="000F222B">
        <w:rPr>
          <w:rFonts w:cs="Tahoma"/>
          <w:sz w:val="17"/>
          <w:szCs w:val="17"/>
        </w:rPr>
        <w:t>.</w:t>
      </w:r>
    </w:p>
    <w:bookmarkEnd w:id="2" w:displacedByCustomXml="next"/>
    <w:sdt>
      <w:sdtPr>
        <w:rPr>
          <w:rFonts w:ascii="Calibri" w:eastAsia="Times New Roman" w:hAnsi="Calibri" w:cs="Times New Roman"/>
          <w:color w:val="auto"/>
          <w:sz w:val="24"/>
          <w:szCs w:val="20"/>
        </w:rPr>
        <w:id w:val="1807047015"/>
        <w:docPartObj>
          <w:docPartGallery w:val="Table of Contents"/>
          <w:docPartUnique/>
        </w:docPartObj>
      </w:sdtPr>
      <w:sdtEndPr>
        <w:rPr>
          <w:b/>
          <w:bCs/>
          <w:noProof/>
        </w:rPr>
      </w:sdtEndPr>
      <w:sdtContent>
        <w:p w14:paraId="05B72CA7" w14:textId="79DC080B" w:rsidR="00014C44" w:rsidRPr="00340E93" w:rsidRDefault="00014C44">
          <w:pPr>
            <w:pStyle w:val="TOCHeading"/>
            <w:rPr>
              <w:rFonts w:ascii="Calibri" w:hAnsi="Calibri" w:cs="Calibri"/>
              <w:b/>
              <w:bCs/>
              <w:color w:val="auto"/>
              <w:sz w:val="28"/>
              <w:szCs w:val="28"/>
            </w:rPr>
          </w:pPr>
          <w:r w:rsidRPr="00340E93">
            <w:rPr>
              <w:rFonts w:ascii="Calibri" w:hAnsi="Calibri" w:cs="Calibri"/>
              <w:b/>
              <w:bCs/>
              <w:color w:val="auto"/>
              <w:sz w:val="28"/>
              <w:szCs w:val="28"/>
            </w:rPr>
            <w:t>Table of Contents</w:t>
          </w:r>
        </w:p>
        <w:p w14:paraId="302A419A" w14:textId="0350771A" w:rsidR="00014C44" w:rsidRDefault="00014C44">
          <w:pPr>
            <w:pStyle w:val="TOC1"/>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03550374" w:history="1">
            <w:r w:rsidRPr="007540E7">
              <w:rPr>
                <w:rStyle w:val="Hyperlink"/>
                <w:noProof/>
              </w:rPr>
              <w:t>1</w:t>
            </w:r>
            <w:r>
              <w:rPr>
                <w:rFonts w:asciiTheme="minorHAnsi" w:eastAsiaTheme="minorEastAsia" w:hAnsiTheme="minorHAnsi" w:cstheme="minorBidi"/>
                <w:noProof/>
                <w:kern w:val="2"/>
                <w:szCs w:val="24"/>
                <w14:ligatures w14:val="standardContextual"/>
              </w:rPr>
              <w:tab/>
            </w:r>
            <w:r w:rsidRPr="007540E7">
              <w:rPr>
                <w:rStyle w:val="Hyperlink"/>
                <w:noProof/>
              </w:rPr>
              <w:t>Introduction</w:t>
            </w:r>
            <w:r>
              <w:rPr>
                <w:noProof/>
                <w:webHidden/>
              </w:rPr>
              <w:tab/>
            </w:r>
            <w:r>
              <w:rPr>
                <w:noProof/>
                <w:webHidden/>
              </w:rPr>
              <w:fldChar w:fldCharType="begin"/>
            </w:r>
            <w:r>
              <w:rPr>
                <w:noProof/>
                <w:webHidden/>
              </w:rPr>
              <w:instrText xml:space="preserve"> PAGEREF _Toc203550374 \h </w:instrText>
            </w:r>
            <w:r>
              <w:rPr>
                <w:noProof/>
                <w:webHidden/>
              </w:rPr>
            </w:r>
            <w:r>
              <w:rPr>
                <w:noProof/>
                <w:webHidden/>
              </w:rPr>
              <w:fldChar w:fldCharType="separate"/>
            </w:r>
            <w:r>
              <w:rPr>
                <w:noProof/>
                <w:webHidden/>
              </w:rPr>
              <w:t>3</w:t>
            </w:r>
            <w:r>
              <w:rPr>
                <w:noProof/>
                <w:webHidden/>
              </w:rPr>
              <w:fldChar w:fldCharType="end"/>
            </w:r>
          </w:hyperlink>
        </w:p>
        <w:p w14:paraId="60238FA7" w14:textId="5891D92A" w:rsidR="00014C44" w:rsidRDefault="00014C44">
          <w:pPr>
            <w:pStyle w:val="TOC1"/>
            <w:rPr>
              <w:rFonts w:asciiTheme="minorHAnsi" w:eastAsiaTheme="minorEastAsia" w:hAnsiTheme="minorHAnsi" w:cstheme="minorBidi"/>
              <w:noProof/>
              <w:kern w:val="2"/>
              <w:szCs w:val="24"/>
              <w14:ligatures w14:val="standardContextual"/>
            </w:rPr>
          </w:pPr>
          <w:hyperlink w:anchor="_Toc203550375" w:history="1">
            <w:r w:rsidRPr="007540E7">
              <w:rPr>
                <w:rStyle w:val="Hyperlink"/>
                <w:noProof/>
              </w:rPr>
              <w:t>2</w:t>
            </w:r>
            <w:r>
              <w:rPr>
                <w:rFonts w:asciiTheme="minorHAnsi" w:eastAsiaTheme="minorEastAsia" w:hAnsiTheme="minorHAnsi" w:cstheme="minorBidi"/>
                <w:noProof/>
                <w:kern w:val="2"/>
                <w:szCs w:val="24"/>
                <w14:ligatures w14:val="standardContextual"/>
              </w:rPr>
              <w:tab/>
            </w:r>
            <w:r w:rsidRPr="007540E7">
              <w:rPr>
                <w:rStyle w:val="Hyperlink"/>
                <w:noProof/>
              </w:rPr>
              <w:t>Power Supply Specification</w:t>
            </w:r>
            <w:r>
              <w:rPr>
                <w:noProof/>
                <w:webHidden/>
              </w:rPr>
              <w:tab/>
            </w:r>
            <w:r>
              <w:rPr>
                <w:noProof/>
                <w:webHidden/>
              </w:rPr>
              <w:fldChar w:fldCharType="begin"/>
            </w:r>
            <w:r>
              <w:rPr>
                <w:noProof/>
                <w:webHidden/>
              </w:rPr>
              <w:instrText xml:space="preserve"> PAGEREF _Toc203550375 \h </w:instrText>
            </w:r>
            <w:r>
              <w:rPr>
                <w:noProof/>
                <w:webHidden/>
              </w:rPr>
            </w:r>
            <w:r>
              <w:rPr>
                <w:noProof/>
                <w:webHidden/>
              </w:rPr>
              <w:fldChar w:fldCharType="separate"/>
            </w:r>
            <w:r>
              <w:rPr>
                <w:noProof/>
                <w:webHidden/>
              </w:rPr>
              <w:t>4</w:t>
            </w:r>
            <w:r>
              <w:rPr>
                <w:noProof/>
                <w:webHidden/>
              </w:rPr>
              <w:fldChar w:fldCharType="end"/>
            </w:r>
          </w:hyperlink>
        </w:p>
        <w:p w14:paraId="4F4AEA49" w14:textId="26CC76DA" w:rsidR="00014C44" w:rsidRDefault="00014C44">
          <w:pPr>
            <w:pStyle w:val="TOC1"/>
            <w:rPr>
              <w:rFonts w:asciiTheme="minorHAnsi" w:eastAsiaTheme="minorEastAsia" w:hAnsiTheme="minorHAnsi" w:cstheme="minorBidi"/>
              <w:noProof/>
              <w:kern w:val="2"/>
              <w:szCs w:val="24"/>
              <w14:ligatures w14:val="standardContextual"/>
            </w:rPr>
          </w:pPr>
          <w:hyperlink w:anchor="_Toc203550376" w:history="1">
            <w:r w:rsidRPr="007540E7">
              <w:rPr>
                <w:rStyle w:val="Hyperlink"/>
                <w:noProof/>
              </w:rPr>
              <w:t>3</w:t>
            </w:r>
            <w:r>
              <w:rPr>
                <w:rFonts w:asciiTheme="minorHAnsi" w:eastAsiaTheme="minorEastAsia" w:hAnsiTheme="minorHAnsi" w:cstheme="minorBidi"/>
                <w:noProof/>
                <w:kern w:val="2"/>
                <w:szCs w:val="24"/>
                <w14:ligatures w14:val="standardContextual"/>
              </w:rPr>
              <w:tab/>
            </w:r>
            <w:r w:rsidRPr="007540E7">
              <w:rPr>
                <w:rStyle w:val="Hyperlink"/>
                <w:noProof/>
              </w:rPr>
              <w:t>Schematic</w:t>
            </w:r>
            <w:r>
              <w:rPr>
                <w:noProof/>
                <w:webHidden/>
              </w:rPr>
              <w:tab/>
            </w:r>
            <w:r>
              <w:rPr>
                <w:noProof/>
                <w:webHidden/>
              </w:rPr>
              <w:fldChar w:fldCharType="begin"/>
            </w:r>
            <w:r>
              <w:rPr>
                <w:noProof/>
                <w:webHidden/>
              </w:rPr>
              <w:instrText xml:space="preserve"> PAGEREF _Toc203550376 \h </w:instrText>
            </w:r>
            <w:r>
              <w:rPr>
                <w:noProof/>
                <w:webHidden/>
              </w:rPr>
            </w:r>
            <w:r>
              <w:rPr>
                <w:noProof/>
                <w:webHidden/>
              </w:rPr>
              <w:fldChar w:fldCharType="separate"/>
            </w:r>
            <w:r>
              <w:rPr>
                <w:noProof/>
                <w:webHidden/>
              </w:rPr>
              <w:t>5</w:t>
            </w:r>
            <w:r>
              <w:rPr>
                <w:noProof/>
                <w:webHidden/>
              </w:rPr>
              <w:fldChar w:fldCharType="end"/>
            </w:r>
          </w:hyperlink>
        </w:p>
        <w:p w14:paraId="080ACC96" w14:textId="4F4EE27C" w:rsidR="00014C44" w:rsidRDefault="00014C44">
          <w:pPr>
            <w:pStyle w:val="TOC1"/>
            <w:rPr>
              <w:rFonts w:asciiTheme="minorHAnsi" w:eastAsiaTheme="minorEastAsia" w:hAnsiTheme="minorHAnsi" w:cstheme="minorBidi"/>
              <w:noProof/>
              <w:kern w:val="2"/>
              <w:szCs w:val="24"/>
              <w14:ligatures w14:val="standardContextual"/>
            </w:rPr>
          </w:pPr>
          <w:hyperlink w:anchor="_Toc203550377" w:history="1">
            <w:r w:rsidRPr="007540E7">
              <w:rPr>
                <w:rStyle w:val="Hyperlink"/>
                <w:noProof/>
              </w:rPr>
              <w:t>4</w:t>
            </w:r>
            <w:r>
              <w:rPr>
                <w:rFonts w:asciiTheme="minorHAnsi" w:eastAsiaTheme="minorEastAsia" w:hAnsiTheme="minorHAnsi" w:cstheme="minorBidi"/>
                <w:noProof/>
                <w:kern w:val="2"/>
                <w:szCs w:val="24"/>
                <w14:ligatures w14:val="standardContextual"/>
              </w:rPr>
              <w:tab/>
            </w:r>
            <w:r w:rsidRPr="007540E7">
              <w:rPr>
                <w:rStyle w:val="Hyperlink"/>
                <w:noProof/>
              </w:rPr>
              <w:t>Circuit Description</w:t>
            </w:r>
            <w:r>
              <w:rPr>
                <w:noProof/>
                <w:webHidden/>
              </w:rPr>
              <w:tab/>
            </w:r>
            <w:r>
              <w:rPr>
                <w:noProof/>
                <w:webHidden/>
              </w:rPr>
              <w:fldChar w:fldCharType="begin"/>
            </w:r>
            <w:r>
              <w:rPr>
                <w:noProof/>
                <w:webHidden/>
              </w:rPr>
              <w:instrText xml:space="preserve"> PAGEREF _Toc203550377 \h </w:instrText>
            </w:r>
            <w:r>
              <w:rPr>
                <w:noProof/>
                <w:webHidden/>
              </w:rPr>
            </w:r>
            <w:r>
              <w:rPr>
                <w:noProof/>
                <w:webHidden/>
              </w:rPr>
              <w:fldChar w:fldCharType="separate"/>
            </w:r>
            <w:r>
              <w:rPr>
                <w:noProof/>
                <w:webHidden/>
              </w:rPr>
              <w:t>7</w:t>
            </w:r>
            <w:r>
              <w:rPr>
                <w:noProof/>
                <w:webHidden/>
              </w:rPr>
              <w:fldChar w:fldCharType="end"/>
            </w:r>
          </w:hyperlink>
        </w:p>
        <w:p w14:paraId="215756B5" w14:textId="7728F1CD"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78" w:history="1">
            <w:r w:rsidRPr="007540E7">
              <w:rPr>
                <w:rStyle w:val="Hyperlink"/>
                <w:noProof/>
              </w:rPr>
              <w:t>4.1</w:t>
            </w:r>
            <w:r>
              <w:rPr>
                <w:rFonts w:asciiTheme="minorHAnsi" w:eastAsiaTheme="minorEastAsia" w:hAnsiTheme="minorHAnsi" w:cstheme="minorBidi"/>
                <w:noProof/>
                <w:kern w:val="2"/>
                <w:szCs w:val="24"/>
                <w14:ligatures w14:val="standardContextual"/>
              </w:rPr>
              <w:tab/>
            </w:r>
            <w:r w:rsidRPr="007540E7">
              <w:rPr>
                <w:rStyle w:val="Hyperlink"/>
                <w:noProof/>
              </w:rPr>
              <w:t>Key Circuit Features</w:t>
            </w:r>
            <w:r>
              <w:rPr>
                <w:noProof/>
                <w:webHidden/>
              </w:rPr>
              <w:tab/>
            </w:r>
            <w:r>
              <w:rPr>
                <w:noProof/>
                <w:webHidden/>
              </w:rPr>
              <w:fldChar w:fldCharType="begin"/>
            </w:r>
            <w:r>
              <w:rPr>
                <w:noProof/>
                <w:webHidden/>
              </w:rPr>
              <w:instrText xml:space="preserve"> PAGEREF _Toc203550378 \h </w:instrText>
            </w:r>
            <w:r>
              <w:rPr>
                <w:noProof/>
                <w:webHidden/>
              </w:rPr>
            </w:r>
            <w:r>
              <w:rPr>
                <w:noProof/>
                <w:webHidden/>
              </w:rPr>
              <w:fldChar w:fldCharType="separate"/>
            </w:r>
            <w:r>
              <w:rPr>
                <w:noProof/>
                <w:webHidden/>
              </w:rPr>
              <w:t>7</w:t>
            </w:r>
            <w:r>
              <w:rPr>
                <w:noProof/>
                <w:webHidden/>
              </w:rPr>
              <w:fldChar w:fldCharType="end"/>
            </w:r>
          </w:hyperlink>
        </w:p>
        <w:p w14:paraId="2EA62AC8" w14:textId="3521282C" w:rsidR="00014C44" w:rsidRDefault="00014C44">
          <w:pPr>
            <w:pStyle w:val="TOC1"/>
            <w:rPr>
              <w:rFonts w:asciiTheme="minorHAnsi" w:eastAsiaTheme="minorEastAsia" w:hAnsiTheme="minorHAnsi" w:cstheme="minorBidi"/>
              <w:noProof/>
              <w:kern w:val="2"/>
              <w:szCs w:val="24"/>
              <w14:ligatures w14:val="standardContextual"/>
            </w:rPr>
          </w:pPr>
          <w:hyperlink w:anchor="_Toc203550379" w:history="1">
            <w:r w:rsidRPr="007540E7">
              <w:rPr>
                <w:rStyle w:val="Hyperlink"/>
                <w:noProof/>
              </w:rPr>
              <w:t>5</w:t>
            </w:r>
            <w:r>
              <w:rPr>
                <w:rFonts w:asciiTheme="minorHAnsi" w:eastAsiaTheme="minorEastAsia" w:hAnsiTheme="minorHAnsi" w:cstheme="minorBidi"/>
                <w:noProof/>
                <w:kern w:val="2"/>
                <w:szCs w:val="24"/>
                <w14:ligatures w14:val="standardContextual"/>
              </w:rPr>
              <w:tab/>
            </w:r>
            <w:r w:rsidRPr="007540E7">
              <w:rPr>
                <w:rStyle w:val="Hyperlink"/>
                <w:noProof/>
              </w:rPr>
              <w:t>PCB Layout</w:t>
            </w:r>
            <w:r>
              <w:rPr>
                <w:noProof/>
                <w:webHidden/>
              </w:rPr>
              <w:tab/>
            </w:r>
            <w:r>
              <w:rPr>
                <w:noProof/>
                <w:webHidden/>
              </w:rPr>
              <w:fldChar w:fldCharType="begin"/>
            </w:r>
            <w:r>
              <w:rPr>
                <w:noProof/>
                <w:webHidden/>
              </w:rPr>
              <w:instrText xml:space="preserve"> PAGEREF _Toc203550379 \h </w:instrText>
            </w:r>
            <w:r>
              <w:rPr>
                <w:noProof/>
                <w:webHidden/>
              </w:rPr>
            </w:r>
            <w:r>
              <w:rPr>
                <w:noProof/>
                <w:webHidden/>
              </w:rPr>
              <w:fldChar w:fldCharType="separate"/>
            </w:r>
            <w:r>
              <w:rPr>
                <w:noProof/>
                <w:webHidden/>
              </w:rPr>
              <w:t>8</w:t>
            </w:r>
            <w:r>
              <w:rPr>
                <w:noProof/>
                <w:webHidden/>
              </w:rPr>
              <w:fldChar w:fldCharType="end"/>
            </w:r>
          </w:hyperlink>
        </w:p>
        <w:p w14:paraId="37C40A02" w14:textId="6DC4B844" w:rsidR="00014C44" w:rsidRDefault="00014C44">
          <w:pPr>
            <w:pStyle w:val="TOC1"/>
            <w:rPr>
              <w:rFonts w:asciiTheme="minorHAnsi" w:eastAsiaTheme="minorEastAsia" w:hAnsiTheme="minorHAnsi" w:cstheme="minorBidi"/>
              <w:noProof/>
              <w:kern w:val="2"/>
              <w:szCs w:val="24"/>
              <w14:ligatures w14:val="standardContextual"/>
            </w:rPr>
          </w:pPr>
          <w:hyperlink w:anchor="_Toc203550380" w:history="1">
            <w:r w:rsidRPr="007540E7">
              <w:rPr>
                <w:rStyle w:val="Hyperlink"/>
                <w:noProof/>
              </w:rPr>
              <w:t>6</w:t>
            </w:r>
            <w:r>
              <w:rPr>
                <w:rFonts w:asciiTheme="minorHAnsi" w:eastAsiaTheme="minorEastAsia" w:hAnsiTheme="minorHAnsi" w:cstheme="minorBidi"/>
                <w:noProof/>
                <w:kern w:val="2"/>
                <w:szCs w:val="24"/>
                <w14:ligatures w14:val="standardContextual"/>
              </w:rPr>
              <w:tab/>
            </w:r>
            <w:r w:rsidRPr="007540E7">
              <w:rPr>
                <w:rStyle w:val="Hyperlink"/>
                <w:noProof/>
              </w:rPr>
              <w:t>Bill of Materials</w:t>
            </w:r>
            <w:r>
              <w:rPr>
                <w:noProof/>
                <w:webHidden/>
              </w:rPr>
              <w:tab/>
            </w:r>
            <w:r>
              <w:rPr>
                <w:noProof/>
                <w:webHidden/>
              </w:rPr>
              <w:fldChar w:fldCharType="begin"/>
            </w:r>
            <w:r>
              <w:rPr>
                <w:noProof/>
                <w:webHidden/>
              </w:rPr>
              <w:instrText xml:space="preserve"> PAGEREF _Toc203550380 \h </w:instrText>
            </w:r>
            <w:r>
              <w:rPr>
                <w:noProof/>
                <w:webHidden/>
              </w:rPr>
            </w:r>
            <w:r>
              <w:rPr>
                <w:noProof/>
                <w:webHidden/>
              </w:rPr>
              <w:fldChar w:fldCharType="separate"/>
            </w:r>
            <w:r>
              <w:rPr>
                <w:noProof/>
                <w:webHidden/>
              </w:rPr>
              <w:t>9</w:t>
            </w:r>
            <w:r>
              <w:rPr>
                <w:noProof/>
                <w:webHidden/>
              </w:rPr>
              <w:fldChar w:fldCharType="end"/>
            </w:r>
          </w:hyperlink>
        </w:p>
        <w:p w14:paraId="76C0AFE9" w14:textId="306E5A85" w:rsidR="00014C44" w:rsidRDefault="00014C44">
          <w:pPr>
            <w:pStyle w:val="TOC1"/>
            <w:rPr>
              <w:rFonts w:asciiTheme="minorHAnsi" w:eastAsiaTheme="minorEastAsia" w:hAnsiTheme="minorHAnsi" w:cstheme="minorBidi"/>
              <w:noProof/>
              <w:kern w:val="2"/>
              <w:szCs w:val="24"/>
              <w14:ligatures w14:val="standardContextual"/>
            </w:rPr>
          </w:pPr>
          <w:hyperlink w:anchor="_Toc203550381" w:history="1">
            <w:r w:rsidRPr="007540E7">
              <w:rPr>
                <w:rStyle w:val="Hyperlink"/>
                <w:noProof/>
              </w:rPr>
              <w:t>7</w:t>
            </w:r>
            <w:r>
              <w:rPr>
                <w:rFonts w:asciiTheme="minorHAnsi" w:eastAsiaTheme="minorEastAsia" w:hAnsiTheme="minorHAnsi" w:cstheme="minorBidi"/>
                <w:noProof/>
                <w:kern w:val="2"/>
                <w:szCs w:val="24"/>
                <w14:ligatures w14:val="standardContextual"/>
              </w:rPr>
              <w:tab/>
            </w:r>
            <w:r w:rsidRPr="007540E7">
              <w:rPr>
                <w:rStyle w:val="Hyperlink"/>
                <w:noProof/>
              </w:rPr>
              <w:t>Flyback Transformer Design Spreadsheet</w:t>
            </w:r>
            <w:r>
              <w:rPr>
                <w:noProof/>
                <w:webHidden/>
              </w:rPr>
              <w:tab/>
            </w:r>
            <w:r>
              <w:rPr>
                <w:noProof/>
                <w:webHidden/>
              </w:rPr>
              <w:fldChar w:fldCharType="begin"/>
            </w:r>
            <w:r>
              <w:rPr>
                <w:noProof/>
                <w:webHidden/>
              </w:rPr>
              <w:instrText xml:space="preserve"> PAGEREF _Toc203550381 \h </w:instrText>
            </w:r>
            <w:r>
              <w:rPr>
                <w:noProof/>
                <w:webHidden/>
              </w:rPr>
            </w:r>
            <w:r>
              <w:rPr>
                <w:noProof/>
                <w:webHidden/>
              </w:rPr>
              <w:fldChar w:fldCharType="separate"/>
            </w:r>
            <w:r>
              <w:rPr>
                <w:noProof/>
                <w:webHidden/>
              </w:rPr>
              <w:t>10</w:t>
            </w:r>
            <w:r>
              <w:rPr>
                <w:noProof/>
                <w:webHidden/>
              </w:rPr>
              <w:fldChar w:fldCharType="end"/>
            </w:r>
          </w:hyperlink>
        </w:p>
        <w:p w14:paraId="59297EE5" w14:textId="357CF75D" w:rsidR="00014C44" w:rsidRDefault="00014C44">
          <w:pPr>
            <w:pStyle w:val="TOC1"/>
            <w:rPr>
              <w:rFonts w:asciiTheme="minorHAnsi" w:eastAsiaTheme="minorEastAsia" w:hAnsiTheme="minorHAnsi" w:cstheme="minorBidi"/>
              <w:noProof/>
              <w:kern w:val="2"/>
              <w:szCs w:val="24"/>
              <w14:ligatures w14:val="standardContextual"/>
            </w:rPr>
          </w:pPr>
          <w:hyperlink w:anchor="_Toc203550382" w:history="1">
            <w:r w:rsidRPr="007540E7">
              <w:rPr>
                <w:rStyle w:val="Hyperlink"/>
                <w:noProof/>
              </w:rPr>
              <w:t>8</w:t>
            </w:r>
            <w:r>
              <w:rPr>
                <w:rFonts w:asciiTheme="minorHAnsi" w:eastAsiaTheme="minorEastAsia" w:hAnsiTheme="minorHAnsi" w:cstheme="minorBidi"/>
                <w:noProof/>
                <w:kern w:val="2"/>
                <w:szCs w:val="24"/>
                <w14:ligatures w14:val="standardContextual"/>
              </w:rPr>
              <w:tab/>
            </w:r>
            <w:r w:rsidRPr="007540E7">
              <w:rPr>
                <w:rStyle w:val="Hyperlink"/>
                <w:noProof/>
              </w:rPr>
              <w:t>Flyback Transformer Specification</w:t>
            </w:r>
            <w:r>
              <w:rPr>
                <w:noProof/>
                <w:webHidden/>
              </w:rPr>
              <w:tab/>
            </w:r>
            <w:r>
              <w:rPr>
                <w:noProof/>
                <w:webHidden/>
              </w:rPr>
              <w:fldChar w:fldCharType="begin"/>
            </w:r>
            <w:r>
              <w:rPr>
                <w:noProof/>
                <w:webHidden/>
              </w:rPr>
              <w:instrText xml:space="preserve"> PAGEREF _Toc203550382 \h </w:instrText>
            </w:r>
            <w:r>
              <w:rPr>
                <w:noProof/>
                <w:webHidden/>
              </w:rPr>
            </w:r>
            <w:r>
              <w:rPr>
                <w:noProof/>
                <w:webHidden/>
              </w:rPr>
              <w:fldChar w:fldCharType="separate"/>
            </w:r>
            <w:r>
              <w:rPr>
                <w:noProof/>
                <w:webHidden/>
              </w:rPr>
              <w:t>11</w:t>
            </w:r>
            <w:r>
              <w:rPr>
                <w:noProof/>
                <w:webHidden/>
              </w:rPr>
              <w:fldChar w:fldCharType="end"/>
            </w:r>
          </w:hyperlink>
        </w:p>
        <w:p w14:paraId="27F5FDC5" w14:textId="1ACE50D1"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83" w:history="1">
            <w:r w:rsidRPr="007540E7">
              <w:rPr>
                <w:rStyle w:val="Hyperlink"/>
                <w:noProof/>
              </w:rPr>
              <w:t>8.1</w:t>
            </w:r>
            <w:r>
              <w:rPr>
                <w:rFonts w:asciiTheme="minorHAnsi" w:eastAsiaTheme="minorEastAsia" w:hAnsiTheme="minorHAnsi" w:cstheme="minorBidi"/>
                <w:noProof/>
                <w:kern w:val="2"/>
                <w:szCs w:val="24"/>
                <w14:ligatures w14:val="standardContextual"/>
              </w:rPr>
              <w:tab/>
            </w:r>
            <w:r w:rsidRPr="007540E7">
              <w:rPr>
                <w:rStyle w:val="Hyperlink"/>
                <w:noProof/>
              </w:rPr>
              <w:t>Electrical Connection Diagram</w:t>
            </w:r>
            <w:r>
              <w:rPr>
                <w:noProof/>
                <w:webHidden/>
              </w:rPr>
              <w:tab/>
            </w:r>
            <w:r>
              <w:rPr>
                <w:noProof/>
                <w:webHidden/>
              </w:rPr>
              <w:fldChar w:fldCharType="begin"/>
            </w:r>
            <w:r>
              <w:rPr>
                <w:noProof/>
                <w:webHidden/>
              </w:rPr>
              <w:instrText xml:space="preserve"> PAGEREF _Toc203550383 \h </w:instrText>
            </w:r>
            <w:r>
              <w:rPr>
                <w:noProof/>
                <w:webHidden/>
              </w:rPr>
            </w:r>
            <w:r>
              <w:rPr>
                <w:noProof/>
                <w:webHidden/>
              </w:rPr>
              <w:fldChar w:fldCharType="separate"/>
            </w:r>
            <w:r>
              <w:rPr>
                <w:noProof/>
                <w:webHidden/>
              </w:rPr>
              <w:t>11</w:t>
            </w:r>
            <w:r>
              <w:rPr>
                <w:noProof/>
                <w:webHidden/>
              </w:rPr>
              <w:fldChar w:fldCharType="end"/>
            </w:r>
          </w:hyperlink>
        </w:p>
        <w:p w14:paraId="23153B98" w14:textId="03EA3E29"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84" w:history="1">
            <w:r w:rsidRPr="007540E7">
              <w:rPr>
                <w:rStyle w:val="Hyperlink"/>
                <w:noProof/>
              </w:rPr>
              <w:t>8.2</w:t>
            </w:r>
            <w:r>
              <w:rPr>
                <w:rFonts w:asciiTheme="minorHAnsi" w:eastAsiaTheme="minorEastAsia" w:hAnsiTheme="minorHAnsi" w:cstheme="minorBidi"/>
                <w:noProof/>
                <w:kern w:val="2"/>
                <w:szCs w:val="24"/>
                <w14:ligatures w14:val="standardContextual"/>
              </w:rPr>
              <w:tab/>
            </w:r>
            <w:r w:rsidRPr="007540E7">
              <w:rPr>
                <w:rStyle w:val="Hyperlink"/>
                <w:noProof/>
              </w:rPr>
              <w:t>Electrical Specifications</w:t>
            </w:r>
            <w:r>
              <w:rPr>
                <w:noProof/>
                <w:webHidden/>
              </w:rPr>
              <w:tab/>
            </w:r>
            <w:r>
              <w:rPr>
                <w:noProof/>
                <w:webHidden/>
              </w:rPr>
              <w:fldChar w:fldCharType="begin"/>
            </w:r>
            <w:r>
              <w:rPr>
                <w:noProof/>
                <w:webHidden/>
              </w:rPr>
              <w:instrText xml:space="preserve"> PAGEREF _Toc203550384 \h </w:instrText>
            </w:r>
            <w:r>
              <w:rPr>
                <w:noProof/>
                <w:webHidden/>
              </w:rPr>
            </w:r>
            <w:r>
              <w:rPr>
                <w:noProof/>
                <w:webHidden/>
              </w:rPr>
              <w:fldChar w:fldCharType="separate"/>
            </w:r>
            <w:r>
              <w:rPr>
                <w:noProof/>
                <w:webHidden/>
              </w:rPr>
              <w:t>11</w:t>
            </w:r>
            <w:r>
              <w:rPr>
                <w:noProof/>
                <w:webHidden/>
              </w:rPr>
              <w:fldChar w:fldCharType="end"/>
            </w:r>
          </w:hyperlink>
        </w:p>
        <w:p w14:paraId="009C0592" w14:textId="75941D71"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85" w:history="1">
            <w:r w:rsidRPr="007540E7">
              <w:rPr>
                <w:rStyle w:val="Hyperlink"/>
                <w:noProof/>
              </w:rPr>
              <w:t>8.3</w:t>
            </w:r>
            <w:r>
              <w:rPr>
                <w:rFonts w:asciiTheme="minorHAnsi" w:eastAsiaTheme="minorEastAsia" w:hAnsiTheme="minorHAnsi" w:cstheme="minorBidi"/>
                <w:noProof/>
                <w:kern w:val="2"/>
                <w:szCs w:val="24"/>
                <w14:ligatures w14:val="standardContextual"/>
              </w:rPr>
              <w:tab/>
            </w:r>
            <w:r w:rsidRPr="007540E7">
              <w:rPr>
                <w:rStyle w:val="Hyperlink"/>
                <w:noProof/>
              </w:rPr>
              <w:t>Materials</w:t>
            </w:r>
            <w:r>
              <w:rPr>
                <w:noProof/>
                <w:webHidden/>
              </w:rPr>
              <w:tab/>
            </w:r>
            <w:r>
              <w:rPr>
                <w:noProof/>
                <w:webHidden/>
              </w:rPr>
              <w:fldChar w:fldCharType="begin"/>
            </w:r>
            <w:r>
              <w:rPr>
                <w:noProof/>
                <w:webHidden/>
              </w:rPr>
              <w:instrText xml:space="preserve"> PAGEREF _Toc203550385 \h </w:instrText>
            </w:r>
            <w:r>
              <w:rPr>
                <w:noProof/>
                <w:webHidden/>
              </w:rPr>
            </w:r>
            <w:r>
              <w:rPr>
                <w:noProof/>
                <w:webHidden/>
              </w:rPr>
              <w:fldChar w:fldCharType="separate"/>
            </w:r>
            <w:r>
              <w:rPr>
                <w:noProof/>
                <w:webHidden/>
              </w:rPr>
              <w:t>11</w:t>
            </w:r>
            <w:r>
              <w:rPr>
                <w:noProof/>
                <w:webHidden/>
              </w:rPr>
              <w:fldChar w:fldCharType="end"/>
            </w:r>
          </w:hyperlink>
        </w:p>
        <w:p w14:paraId="7C8E7339" w14:textId="21F70FD0"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86" w:history="1">
            <w:r w:rsidRPr="007540E7">
              <w:rPr>
                <w:rStyle w:val="Hyperlink"/>
                <w:noProof/>
              </w:rPr>
              <w:t>8.4</w:t>
            </w:r>
            <w:r>
              <w:rPr>
                <w:rFonts w:asciiTheme="minorHAnsi" w:eastAsiaTheme="minorEastAsia" w:hAnsiTheme="minorHAnsi" w:cstheme="minorBidi"/>
                <w:noProof/>
                <w:kern w:val="2"/>
                <w:szCs w:val="24"/>
                <w14:ligatures w14:val="standardContextual"/>
              </w:rPr>
              <w:tab/>
            </w:r>
            <w:r w:rsidRPr="007540E7">
              <w:rPr>
                <w:rStyle w:val="Hyperlink"/>
                <w:noProof/>
              </w:rPr>
              <w:t>Transformer Build Diagram</w:t>
            </w:r>
            <w:r>
              <w:rPr>
                <w:noProof/>
                <w:webHidden/>
              </w:rPr>
              <w:tab/>
            </w:r>
            <w:r>
              <w:rPr>
                <w:noProof/>
                <w:webHidden/>
              </w:rPr>
              <w:fldChar w:fldCharType="begin"/>
            </w:r>
            <w:r>
              <w:rPr>
                <w:noProof/>
                <w:webHidden/>
              </w:rPr>
              <w:instrText xml:space="preserve"> PAGEREF _Toc203550386 \h </w:instrText>
            </w:r>
            <w:r>
              <w:rPr>
                <w:noProof/>
                <w:webHidden/>
              </w:rPr>
            </w:r>
            <w:r>
              <w:rPr>
                <w:noProof/>
                <w:webHidden/>
              </w:rPr>
              <w:fldChar w:fldCharType="separate"/>
            </w:r>
            <w:r>
              <w:rPr>
                <w:noProof/>
                <w:webHidden/>
              </w:rPr>
              <w:t>12</w:t>
            </w:r>
            <w:r>
              <w:rPr>
                <w:noProof/>
                <w:webHidden/>
              </w:rPr>
              <w:fldChar w:fldCharType="end"/>
            </w:r>
          </w:hyperlink>
        </w:p>
        <w:p w14:paraId="7FE752F5" w14:textId="3337AA16"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87" w:history="1">
            <w:r w:rsidRPr="007540E7">
              <w:rPr>
                <w:rStyle w:val="Hyperlink"/>
                <w:noProof/>
              </w:rPr>
              <w:t>8.5</w:t>
            </w:r>
            <w:r>
              <w:rPr>
                <w:rFonts w:asciiTheme="minorHAnsi" w:eastAsiaTheme="minorEastAsia" w:hAnsiTheme="minorHAnsi" w:cstheme="minorBidi"/>
                <w:noProof/>
                <w:kern w:val="2"/>
                <w:szCs w:val="24"/>
                <w14:ligatures w14:val="standardContextual"/>
              </w:rPr>
              <w:tab/>
            </w:r>
            <w:r w:rsidRPr="007540E7">
              <w:rPr>
                <w:rStyle w:val="Hyperlink"/>
                <w:noProof/>
              </w:rPr>
              <w:t>Winding Information</w:t>
            </w:r>
            <w:r>
              <w:rPr>
                <w:noProof/>
                <w:webHidden/>
              </w:rPr>
              <w:tab/>
            </w:r>
            <w:r>
              <w:rPr>
                <w:noProof/>
                <w:webHidden/>
              </w:rPr>
              <w:fldChar w:fldCharType="begin"/>
            </w:r>
            <w:r>
              <w:rPr>
                <w:noProof/>
                <w:webHidden/>
              </w:rPr>
              <w:instrText xml:space="preserve"> PAGEREF _Toc203550387 \h </w:instrText>
            </w:r>
            <w:r>
              <w:rPr>
                <w:noProof/>
                <w:webHidden/>
              </w:rPr>
            </w:r>
            <w:r>
              <w:rPr>
                <w:noProof/>
                <w:webHidden/>
              </w:rPr>
              <w:fldChar w:fldCharType="separate"/>
            </w:r>
            <w:r>
              <w:rPr>
                <w:noProof/>
                <w:webHidden/>
              </w:rPr>
              <w:t>12</w:t>
            </w:r>
            <w:r>
              <w:rPr>
                <w:noProof/>
                <w:webHidden/>
              </w:rPr>
              <w:fldChar w:fldCharType="end"/>
            </w:r>
          </w:hyperlink>
        </w:p>
        <w:p w14:paraId="6866731E" w14:textId="03AB2DDA" w:rsidR="00014C44" w:rsidRDefault="00014C44">
          <w:pPr>
            <w:pStyle w:val="TOC1"/>
            <w:rPr>
              <w:rFonts w:asciiTheme="minorHAnsi" w:eastAsiaTheme="minorEastAsia" w:hAnsiTheme="minorHAnsi" w:cstheme="minorBidi"/>
              <w:noProof/>
              <w:kern w:val="2"/>
              <w:szCs w:val="24"/>
              <w14:ligatures w14:val="standardContextual"/>
            </w:rPr>
          </w:pPr>
          <w:hyperlink w:anchor="_Toc203550388" w:history="1">
            <w:r w:rsidRPr="007540E7">
              <w:rPr>
                <w:rStyle w:val="Hyperlink"/>
                <w:noProof/>
              </w:rPr>
              <w:t>9</w:t>
            </w:r>
            <w:r>
              <w:rPr>
                <w:rFonts w:asciiTheme="minorHAnsi" w:eastAsiaTheme="minorEastAsia" w:hAnsiTheme="minorHAnsi" w:cstheme="minorBidi"/>
                <w:noProof/>
                <w:kern w:val="2"/>
                <w:szCs w:val="24"/>
                <w14:ligatures w14:val="standardContextual"/>
              </w:rPr>
              <w:tab/>
            </w:r>
            <w:r w:rsidRPr="007540E7">
              <w:rPr>
                <w:rStyle w:val="Hyperlink"/>
                <w:noProof/>
              </w:rPr>
              <w:t>Performance Data</w:t>
            </w:r>
            <w:r>
              <w:rPr>
                <w:noProof/>
                <w:webHidden/>
              </w:rPr>
              <w:tab/>
            </w:r>
            <w:r>
              <w:rPr>
                <w:noProof/>
                <w:webHidden/>
              </w:rPr>
              <w:fldChar w:fldCharType="begin"/>
            </w:r>
            <w:r>
              <w:rPr>
                <w:noProof/>
                <w:webHidden/>
              </w:rPr>
              <w:instrText xml:space="preserve"> PAGEREF _Toc203550388 \h </w:instrText>
            </w:r>
            <w:r>
              <w:rPr>
                <w:noProof/>
                <w:webHidden/>
              </w:rPr>
            </w:r>
            <w:r>
              <w:rPr>
                <w:noProof/>
                <w:webHidden/>
              </w:rPr>
              <w:fldChar w:fldCharType="separate"/>
            </w:r>
            <w:r>
              <w:rPr>
                <w:noProof/>
                <w:webHidden/>
              </w:rPr>
              <w:t>13</w:t>
            </w:r>
            <w:r>
              <w:rPr>
                <w:noProof/>
                <w:webHidden/>
              </w:rPr>
              <w:fldChar w:fldCharType="end"/>
            </w:r>
          </w:hyperlink>
        </w:p>
        <w:p w14:paraId="3D5B3850" w14:textId="03EF9BF7" w:rsidR="00014C44" w:rsidRDefault="00014C44">
          <w:pPr>
            <w:pStyle w:val="TOC1"/>
            <w:rPr>
              <w:rFonts w:asciiTheme="minorHAnsi" w:eastAsiaTheme="minorEastAsia" w:hAnsiTheme="minorHAnsi" w:cstheme="minorBidi"/>
              <w:noProof/>
              <w:kern w:val="2"/>
              <w:szCs w:val="24"/>
              <w14:ligatures w14:val="standardContextual"/>
            </w:rPr>
          </w:pPr>
          <w:hyperlink w:anchor="_Toc203550389" w:history="1">
            <w:r w:rsidRPr="007540E7">
              <w:rPr>
                <w:rStyle w:val="Hyperlink"/>
                <w:noProof/>
              </w:rPr>
              <w:t>10</w:t>
            </w:r>
            <w:r>
              <w:rPr>
                <w:rFonts w:asciiTheme="minorHAnsi" w:eastAsiaTheme="minorEastAsia" w:hAnsiTheme="minorHAnsi" w:cstheme="minorBidi"/>
                <w:noProof/>
                <w:kern w:val="2"/>
                <w:szCs w:val="24"/>
                <w14:ligatures w14:val="standardContextual"/>
              </w:rPr>
              <w:tab/>
            </w:r>
            <w:r w:rsidRPr="007540E7">
              <w:rPr>
                <w:rStyle w:val="Hyperlink"/>
                <w:noProof/>
              </w:rPr>
              <w:t>Waveforms</w:t>
            </w:r>
            <w:r>
              <w:rPr>
                <w:noProof/>
                <w:webHidden/>
              </w:rPr>
              <w:tab/>
            </w:r>
            <w:r>
              <w:rPr>
                <w:noProof/>
                <w:webHidden/>
              </w:rPr>
              <w:fldChar w:fldCharType="begin"/>
            </w:r>
            <w:r>
              <w:rPr>
                <w:noProof/>
                <w:webHidden/>
              </w:rPr>
              <w:instrText xml:space="preserve"> PAGEREF _Toc203550389 \h </w:instrText>
            </w:r>
            <w:r>
              <w:rPr>
                <w:noProof/>
                <w:webHidden/>
              </w:rPr>
            </w:r>
            <w:r>
              <w:rPr>
                <w:noProof/>
                <w:webHidden/>
              </w:rPr>
              <w:fldChar w:fldCharType="separate"/>
            </w:r>
            <w:r>
              <w:rPr>
                <w:noProof/>
                <w:webHidden/>
              </w:rPr>
              <w:t>13</w:t>
            </w:r>
            <w:r>
              <w:rPr>
                <w:noProof/>
                <w:webHidden/>
              </w:rPr>
              <w:fldChar w:fldCharType="end"/>
            </w:r>
          </w:hyperlink>
        </w:p>
        <w:p w14:paraId="6F8C3CE9" w14:textId="11F53198" w:rsidR="00014C44" w:rsidRDefault="00014C44">
          <w:pPr>
            <w:pStyle w:val="TOC1"/>
            <w:rPr>
              <w:rFonts w:asciiTheme="minorHAnsi" w:eastAsiaTheme="minorEastAsia" w:hAnsiTheme="minorHAnsi" w:cstheme="minorBidi"/>
              <w:noProof/>
              <w:kern w:val="2"/>
              <w:szCs w:val="24"/>
              <w14:ligatures w14:val="standardContextual"/>
            </w:rPr>
          </w:pPr>
          <w:hyperlink w:anchor="_Toc203550390" w:history="1">
            <w:r w:rsidRPr="007540E7">
              <w:rPr>
                <w:rStyle w:val="Hyperlink"/>
                <w:noProof/>
              </w:rPr>
              <w:t>11</w:t>
            </w:r>
            <w:r>
              <w:rPr>
                <w:rFonts w:asciiTheme="minorHAnsi" w:eastAsiaTheme="minorEastAsia" w:hAnsiTheme="minorHAnsi" w:cstheme="minorBidi"/>
                <w:noProof/>
                <w:kern w:val="2"/>
                <w:szCs w:val="24"/>
                <w14:ligatures w14:val="standardContextual"/>
              </w:rPr>
              <w:tab/>
            </w:r>
            <w:r w:rsidRPr="007540E7">
              <w:rPr>
                <w:rStyle w:val="Hyperlink"/>
                <w:noProof/>
              </w:rPr>
              <w:t>Constant Voltage PWM Dimming</w:t>
            </w:r>
            <w:r>
              <w:rPr>
                <w:noProof/>
                <w:webHidden/>
              </w:rPr>
              <w:tab/>
            </w:r>
            <w:r>
              <w:rPr>
                <w:noProof/>
                <w:webHidden/>
              </w:rPr>
              <w:fldChar w:fldCharType="begin"/>
            </w:r>
            <w:r>
              <w:rPr>
                <w:noProof/>
                <w:webHidden/>
              </w:rPr>
              <w:instrText xml:space="preserve"> PAGEREF _Toc203550390 \h </w:instrText>
            </w:r>
            <w:r>
              <w:rPr>
                <w:noProof/>
                <w:webHidden/>
              </w:rPr>
            </w:r>
            <w:r>
              <w:rPr>
                <w:noProof/>
                <w:webHidden/>
              </w:rPr>
              <w:fldChar w:fldCharType="separate"/>
            </w:r>
            <w:r>
              <w:rPr>
                <w:noProof/>
                <w:webHidden/>
              </w:rPr>
              <w:t>13</w:t>
            </w:r>
            <w:r>
              <w:rPr>
                <w:noProof/>
                <w:webHidden/>
              </w:rPr>
              <w:fldChar w:fldCharType="end"/>
            </w:r>
          </w:hyperlink>
        </w:p>
        <w:p w14:paraId="7209AD67" w14:textId="23C1E924"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91" w:history="1">
            <w:r w:rsidRPr="007540E7">
              <w:rPr>
                <w:rStyle w:val="Hyperlink"/>
                <w:noProof/>
              </w:rPr>
              <w:t>11.1</w:t>
            </w:r>
            <w:r>
              <w:rPr>
                <w:rFonts w:asciiTheme="minorHAnsi" w:eastAsiaTheme="minorEastAsia" w:hAnsiTheme="minorHAnsi" w:cstheme="minorBidi"/>
                <w:noProof/>
                <w:kern w:val="2"/>
                <w:szCs w:val="24"/>
                <w14:ligatures w14:val="standardContextual"/>
              </w:rPr>
              <w:tab/>
            </w:r>
            <w:r w:rsidRPr="007540E7">
              <w:rPr>
                <w:rStyle w:val="Hyperlink"/>
                <w:noProof/>
              </w:rPr>
              <w:t>PWM Dimming Waveforms</w:t>
            </w:r>
            <w:r>
              <w:rPr>
                <w:noProof/>
                <w:webHidden/>
              </w:rPr>
              <w:tab/>
            </w:r>
            <w:r>
              <w:rPr>
                <w:noProof/>
                <w:webHidden/>
              </w:rPr>
              <w:fldChar w:fldCharType="begin"/>
            </w:r>
            <w:r>
              <w:rPr>
                <w:noProof/>
                <w:webHidden/>
              </w:rPr>
              <w:instrText xml:space="preserve"> PAGEREF _Toc203550391 \h </w:instrText>
            </w:r>
            <w:r>
              <w:rPr>
                <w:noProof/>
                <w:webHidden/>
              </w:rPr>
            </w:r>
            <w:r>
              <w:rPr>
                <w:noProof/>
                <w:webHidden/>
              </w:rPr>
              <w:fldChar w:fldCharType="separate"/>
            </w:r>
            <w:r>
              <w:rPr>
                <w:noProof/>
                <w:webHidden/>
              </w:rPr>
              <w:t>14</w:t>
            </w:r>
            <w:r>
              <w:rPr>
                <w:noProof/>
                <w:webHidden/>
              </w:rPr>
              <w:fldChar w:fldCharType="end"/>
            </w:r>
          </w:hyperlink>
        </w:p>
        <w:p w14:paraId="784E44DF" w14:textId="57CE01BA" w:rsidR="00014C44" w:rsidRDefault="00014C44">
          <w:pPr>
            <w:pStyle w:val="TOC1"/>
            <w:rPr>
              <w:rFonts w:asciiTheme="minorHAnsi" w:eastAsiaTheme="minorEastAsia" w:hAnsiTheme="minorHAnsi" w:cstheme="minorBidi"/>
              <w:noProof/>
              <w:kern w:val="2"/>
              <w:szCs w:val="24"/>
              <w14:ligatures w14:val="standardContextual"/>
            </w:rPr>
          </w:pPr>
          <w:hyperlink w:anchor="_Toc203550392" w:history="1">
            <w:r w:rsidRPr="007540E7">
              <w:rPr>
                <w:rStyle w:val="Hyperlink"/>
                <w:noProof/>
              </w:rPr>
              <w:t>12</w:t>
            </w:r>
            <w:r>
              <w:rPr>
                <w:rFonts w:asciiTheme="minorHAnsi" w:eastAsiaTheme="minorEastAsia" w:hAnsiTheme="minorHAnsi" w:cstheme="minorBidi"/>
                <w:noProof/>
                <w:kern w:val="2"/>
                <w:szCs w:val="24"/>
                <w14:ligatures w14:val="standardContextual"/>
              </w:rPr>
              <w:tab/>
            </w:r>
            <w:r w:rsidRPr="007540E7">
              <w:rPr>
                <w:rStyle w:val="Hyperlink"/>
                <w:noProof/>
              </w:rPr>
              <w:t>Conducted EMI</w:t>
            </w:r>
            <w:r>
              <w:rPr>
                <w:noProof/>
                <w:webHidden/>
              </w:rPr>
              <w:tab/>
            </w:r>
            <w:r>
              <w:rPr>
                <w:noProof/>
                <w:webHidden/>
              </w:rPr>
              <w:fldChar w:fldCharType="begin"/>
            </w:r>
            <w:r>
              <w:rPr>
                <w:noProof/>
                <w:webHidden/>
              </w:rPr>
              <w:instrText xml:space="preserve"> PAGEREF _Toc203550392 \h </w:instrText>
            </w:r>
            <w:r>
              <w:rPr>
                <w:noProof/>
                <w:webHidden/>
              </w:rPr>
            </w:r>
            <w:r>
              <w:rPr>
                <w:noProof/>
                <w:webHidden/>
              </w:rPr>
              <w:fldChar w:fldCharType="separate"/>
            </w:r>
            <w:r>
              <w:rPr>
                <w:noProof/>
                <w:webHidden/>
              </w:rPr>
              <w:t>14</w:t>
            </w:r>
            <w:r>
              <w:rPr>
                <w:noProof/>
                <w:webHidden/>
              </w:rPr>
              <w:fldChar w:fldCharType="end"/>
            </w:r>
          </w:hyperlink>
        </w:p>
        <w:p w14:paraId="6DB513F9" w14:textId="734360FD"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93" w:history="1">
            <w:r w:rsidRPr="007540E7">
              <w:rPr>
                <w:rStyle w:val="Hyperlink"/>
                <w:noProof/>
              </w:rPr>
              <w:t>12.1</w:t>
            </w:r>
            <w:r>
              <w:rPr>
                <w:rFonts w:asciiTheme="minorHAnsi" w:eastAsiaTheme="minorEastAsia" w:hAnsiTheme="minorHAnsi" w:cstheme="minorBidi"/>
                <w:noProof/>
                <w:kern w:val="2"/>
                <w:szCs w:val="24"/>
                <w14:ligatures w14:val="standardContextual"/>
              </w:rPr>
              <w:tab/>
            </w:r>
            <w:r w:rsidRPr="007540E7">
              <w:rPr>
                <w:rStyle w:val="Hyperlink"/>
                <w:noProof/>
              </w:rPr>
              <w:t>Test Set-up</w:t>
            </w:r>
            <w:r>
              <w:rPr>
                <w:noProof/>
                <w:webHidden/>
              </w:rPr>
              <w:tab/>
            </w:r>
            <w:r>
              <w:rPr>
                <w:noProof/>
                <w:webHidden/>
              </w:rPr>
              <w:fldChar w:fldCharType="begin"/>
            </w:r>
            <w:r>
              <w:rPr>
                <w:noProof/>
                <w:webHidden/>
              </w:rPr>
              <w:instrText xml:space="preserve"> PAGEREF _Toc203550393 \h </w:instrText>
            </w:r>
            <w:r>
              <w:rPr>
                <w:noProof/>
                <w:webHidden/>
              </w:rPr>
            </w:r>
            <w:r>
              <w:rPr>
                <w:noProof/>
                <w:webHidden/>
              </w:rPr>
              <w:fldChar w:fldCharType="separate"/>
            </w:r>
            <w:r>
              <w:rPr>
                <w:noProof/>
                <w:webHidden/>
              </w:rPr>
              <w:t>14</w:t>
            </w:r>
            <w:r>
              <w:rPr>
                <w:noProof/>
                <w:webHidden/>
              </w:rPr>
              <w:fldChar w:fldCharType="end"/>
            </w:r>
          </w:hyperlink>
        </w:p>
        <w:p w14:paraId="56CC2620" w14:textId="044B32E5"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94" w:history="1">
            <w:r w:rsidRPr="007540E7">
              <w:rPr>
                <w:rStyle w:val="Hyperlink"/>
                <w:noProof/>
              </w:rPr>
              <w:t>12.2</w:t>
            </w:r>
            <w:r>
              <w:rPr>
                <w:rFonts w:asciiTheme="minorHAnsi" w:eastAsiaTheme="minorEastAsia" w:hAnsiTheme="minorHAnsi" w:cstheme="minorBidi"/>
                <w:noProof/>
                <w:kern w:val="2"/>
                <w:szCs w:val="24"/>
                <w14:ligatures w14:val="standardContextual"/>
              </w:rPr>
              <w:tab/>
            </w:r>
            <w:r w:rsidRPr="007540E7">
              <w:rPr>
                <w:rStyle w:val="Hyperlink"/>
                <w:noProof/>
              </w:rPr>
              <w:t>Floating Output-Load Resistor</w:t>
            </w:r>
            <w:r>
              <w:rPr>
                <w:noProof/>
                <w:webHidden/>
              </w:rPr>
              <w:tab/>
            </w:r>
            <w:r>
              <w:rPr>
                <w:noProof/>
                <w:webHidden/>
              </w:rPr>
              <w:fldChar w:fldCharType="begin"/>
            </w:r>
            <w:r>
              <w:rPr>
                <w:noProof/>
                <w:webHidden/>
              </w:rPr>
              <w:instrText xml:space="preserve"> PAGEREF _Toc203550394 \h </w:instrText>
            </w:r>
            <w:r>
              <w:rPr>
                <w:noProof/>
                <w:webHidden/>
              </w:rPr>
            </w:r>
            <w:r>
              <w:rPr>
                <w:noProof/>
                <w:webHidden/>
              </w:rPr>
              <w:fldChar w:fldCharType="separate"/>
            </w:r>
            <w:r>
              <w:rPr>
                <w:noProof/>
                <w:webHidden/>
              </w:rPr>
              <w:t>14</w:t>
            </w:r>
            <w:r>
              <w:rPr>
                <w:noProof/>
                <w:webHidden/>
              </w:rPr>
              <w:fldChar w:fldCharType="end"/>
            </w:r>
          </w:hyperlink>
        </w:p>
        <w:p w14:paraId="70DF7E67" w14:textId="7104C07C" w:rsidR="00014C44" w:rsidRDefault="00014C44">
          <w:pPr>
            <w:pStyle w:val="TOC1"/>
            <w:rPr>
              <w:rFonts w:asciiTheme="minorHAnsi" w:eastAsiaTheme="minorEastAsia" w:hAnsiTheme="minorHAnsi" w:cstheme="minorBidi"/>
              <w:noProof/>
              <w:kern w:val="2"/>
              <w:szCs w:val="24"/>
              <w14:ligatures w14:val="standardContextual"/>
            </w:rPr>
          </w:pPr>
          <w:hyperlink w:anchor="_Toc203550395" w:history="1">
            <w:r w:rsidRPr="007540E7">
              <w:rPr>
                <w:rStyle w:val="Hyperlink"/>
                <w:noProof/>
              </w:rPr>
              <w:t>13</w:t>
            </w:r>
            <w:r>
              <w:rPr>
                <w:rFonts w:asciiTheme="minorHAnsi" w:eastAsiaTheme="minorEastAsia" w:hAnsiTheme="minorHAnsi" w:cstheme="minorBidi"/>
                <w:noProof/>
                <w:kern w:val="2"/>
                <w:szCs w:val="24"/>
                <w14:ligatures w14:val="standardContextual"/>
              </w:rPr>
              <w:tab/>
            </w:r>
            <w:r w:rsidRPr="007540E7">
              <w:rPr>
                <w:rStyle w:val="Hyperlink"/>
                <w:noProof/>
              </w:rPr>
              <w:t>Line Surge</w:t>
            </w:r>
            <w:r>
              <w:rPr>
                <w:noProof/>
                <w:webHidden/>
              </w:rPr>
              <w:tab/>
            </w:r>
            <w:r>
              <w:rPr>
                <w:noProof/>
                <w:webHidden/>
              </w:rPr>
              <w:fldChar w:fldCharType="begin"/>
            </w:r>
            <w:r>
              <w:rPr>
                <w:noProof/>
                <w:webHidden/>
              </w:rPr>
              <w:instrText xml:space="preserve"> PAGEREF _Toc203550395 \h </w:instrText>
            </w:r>
            <w:r>
              <w:rPr>
                <w:noProof/>
                <w:webHidden/>
              </w:rPr>
            </w:r>
            <w:r>
              <w:rPr>
                <w:noProof/>
                <w:webHidden/>
              </w:rPr>
              <w:fldChar w:fldCharType="separate"/>
            </w:r>
            <w:r>
              <w:rPr>
                <w:noProof/>
                <w:webHidden/>
              </w:rPr>
              <w:t>16</w:t>
            </w:r>
            <w:r>
              <w:rPr>
                <w:noProof/>
                <w:webHidden/>
              </w:rPr>
              <w:fldChar w:fldCharType="end"/>
            </w:r>
          </w:hyperlink>
        </w:p>
        <w:p w14:paraId="49011B05" w14:textId="7C40A0BA"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96" w:history="1">
            <w:r w:rsidRPr="007540E7">
              <w:rPr>
                <w:rStyle w:val="Hyperlink"/>
                <w:noProof/>
              </w:rPr>
              <w:t>13.1</w:t>
            </w:r>
            <w:r>
              <w:rPr>
                <w:rFonts w:asciiTheme="minorHAnsi" w:eastAsiaTheme="minorEastAsia" w:hAnsiTheme="minorHAnsi" w:cstheme="minorBidi"/>
                <w:noProof/>
                <w:kern w:val="2"/>
                <w:szCs w:val="24"/>
                <w14:ligatures w14:val="standardContextual"/>
              </w:rPr>
              <w:tab/>
            </w:r>
            <w:r w:rsidRPr="007540E7">
              <w:rPr>
                <w:rStyle w:val="Hyperlink"/>
                <w:noProof/>
              </w:rPr>
              <w:t>Combination Wave Differential Mode Test</w:t>
            </w:r>
            <w:r>
              <w:rPr>
                <w:noProof/>
                <w:webHidden/>
              </w:rPr>
              <w:tab/>
            </w:r>
            <w:r>
              <w:rPr>
                <w:noProof/>
                <w:webHidden/>
              </w:rPr>
              <w:fldChar w:fldCharType="begin"/>
            </w:r>
            <w:r>
              <w:rPr>
                <w:noProof/>
                <w:webHidden/>
              </w:rPr>
              <w:instrText xml:space="preserve"> PAGEREF _Toc203550396 \h </w:instrText>
            </w:r>
            <w:r>
              <w:rPr>
                <w:noProof/>
                <w:webHidden/>
              </w:rPr>
            </w:r>
            <w:r>
              <w:rPr>
                <w:noProof/>
                <w:webHidden/>
              </w:rPr>
              <w:fldChar w:fldCharType="separate"/>
            </w:r>
            <w:r>
              <w:rPr>
                <w:noProof/>
                <w:webHidden/>
              </w:rPr>
              <w:t>16</w:t>
            </w:r>
            <w:r>
              <w:rPr>
                <w:noProof/>
                <w:webHidden/>
              </w:rPr>
              <w:fldChar w:fldCharType="end"/>
            </w:r>
          </w:hyperlink>
        </w:p>
        <w:p w14:paraId="4A767458" w14:textId="0296C7EF"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97" w:history="1">
            <w:r w:rsidRPr="007540E7">
              <w:rPr>
                <w:rStyle w:val="Hyperlink"/>
                <w:noProof/>
              </w:rPr>
              <w:t>13.2</w:t>
            </w:r>
            <w:r>
              <w:rPr>
                <w:rFonts w:asciiTheme="minorHAnsi" w:eastAsiaTheme="minorEastAsia" w:hAnsiTheme="minorHAnsi" w:cstheme="minorBidi"/>
                <w:noProof/>
                <w:kern w:val="2"/>
                <w:szCs w:val="24"/>
                <w14:ligatures w14:val="standardContextual"/>
              </w:rPr>
              <w:tab/>
            </w:r>
            <w:r w:rsidRPr="007540E7">
              <w:rPr>
                <w:rStyle w:val="Hyperlink"/>
                <w:noProof/>
              </w:rPr>
              <w:t>Ring Wave Surge</w:t>
            </w:r>
            <w:r>
              <w:rPr>
                <w:noProof/>
                <w:webHidden/>
              </w:rPr>
              <w:tab/>
            </w:r>
            <w:r>
              <w:rPr>
                <w:noProof/>
                <w:webHidden/>
              </w:rPr>
              <w:fldChar w:fldCharType="begin"/>
            </w:r>
            <w:r>
              <w:rPr>
                <w:noProof/>
                <w:webHidden/>
              </w:rPr>
              <w:instrText xml:space="preserve"> PAGEREF _Toc203550397 \h </w:instrText>
            </w:r>
            <w:r>
              <w:rPr>
                <w:noProof/>
                <w:webHidden/>
              </w:rPr>
            </w:r>
            <w:r>
              <w:rPr>
                <w:noProof/>
                <w:webHidden/>
              </w:rPr>
              <w:fldChar w:fldCharType="separate"/>
            </w:r>
            <w:r>
              <w:rPr>
                <w:noProof/>
                <w:webHidden/>
              </w:rPr>
              <w:t>16</w:t>
            </w:r>
            <w:r>
              <w:rPr>
                <w:noProof/>
                <w:webHidden/>
              </w:rPr>
              <w:fldChar w:fldCharType="end"/>
            </w:r>
          </w:hyperlink>
        </w:p>
        <w:p w14:paraId="3D5A3287" w14:textId="5F2A60F9" w:rsidR="00014C44" w:rsidRDefault="00014C44">
          <w:pPr>
            <w:pStyle w:val="TOC1"/>
            <w:rPr>
              <w:rFonts w:asciiTheme="minorHAnsi" w:eastAsiaTheme="minorEastAsia" w:hAnsiTheme="minorHAnsi" w:cstheme="minorBidi"/>
              <w:noProof/>
              <w:kern w:val="2"/>
              <w:szCs w:val="24"/>
              <w14:ligatures w14:val="standardContextual"/>
            </w:rPr>
          </w:pPr>
          <w:hyperlink w:anchor="_Toc203550398" w:history="1">
            <w:r w:rsidRPr="007540E7">
              <w:rPr>
                <w:rStyle w:val="Hyperlink"/>
                <w:noProof/>
              </w:rPr>
              <w:t>14</w:t>
            </w:r>
            <w:r>
              <w:rPr>
                <w:rFonts w:asciiTheme="minorHAnsi" w:eastAsiaTheme="minorEastAsia" w:hAnsiTheme="minorHAnsi" w:cstheme="minorBidi"/>
                <w:noProof/>
                <w:kern w:val="2"/>
                <w:szCs w:val="24"/>
                <w14:ligatures w14:val="standardContextual"/>
              </w:rPr>
              <w:tab/>
            </w:r>
            <w:r w:rsidRPr="007540E7">
              <w:rPr>
                <w:rStyle w:val="Hyperlink"/>
                <w:noProof/>
              </w:rPr>
              <w:t>Electrostatic Discharge Test (ESD)</w:t>
            </w:r>
            <w:r>
              <w:rPr>
                <w:noProof/>
                <w:webHidden/>
              </w:rPr>
              <w:tab/>
            </w:r>
            <w:r>
              <w:rPr>
                <w:noProof/>
                <w:webHidden/>
              </w:rPr>
              <w:fldChar w:fldCharType="begin"/>
            </w:r>
            <w:r>
              <w:rPr>
                <w:noProof/>
                <w:webHidden/>
              </w:rPr>
              <w:instrText xml:space="preserve"> PAGEREF _Toc203550398 \h </w:instrText>
            </w:r>
            <w:r>
              <w:rPr>
                <w:noProof/>
                <w:webHidden/>
              </w:rPr>
            </w:r>
            <w:r>
              <w:rPr>
                <w:noProof/>
                <w:webHidden/>
              </w:rPr>
              <w:fldChar w:fldCharType="separate"/>
            </w:r>
            <w:r>
              <w:rPr>
                <w:noProof/>
                <w:webHidden/>
              </w:rPr>
              <w:t>16</w:t>
            </w:r>
            <w:r>
              <w:rPr>
                <w:noProof/>
                <w:webHidden/>
              </w:rPr>
              <w:fldChar w:fldCharType="end"/>
            </w:r>
          </w:hyperlink>
        </w:p>
        <w:p w14:paraId="485147B9" w14:textId="7F9B27D3" w:rsidR="00014C44" w:rsidRDefault="00014C44">
          <w:pPr>
            <w:pStyle w:val="TOC2"/>
            <w:tabs>
              <w:tab w:val="left" w:pos="960"/>
              <w:tab w:val="right" w:leader="dot" w:pos="9422"/>
            </w:tabs>
            <w:rPr>
              <w:rFonts w:asciiTheme="minorHAnsi" w:eastAsiaTheme="minorEastAsia" w:hAnsiTheme="minorHAnsi" w:cstheme="minorBidi"/>
              <w:noProof/>
              <w:kern w:val="2"/>
              <w:szCs w:val="24"/>
              <w14:ligatures w14:val="standardContextual"/>
            </w:rPr>
          </w:pPr>
          <w:hyperlink w:anchor="_Toc203550399" w:history="1">
            <w:r w:rsidRPr="007540E7">
              <w:rPr>
                <w:rStyle w:val="Hyperlink"/>
                <w:noProof/>
              </w:rPr>
              <w:t>14.1</w:t>
            </w:r>
            <w:r>
              <w:rPr>
                <w:rFonts w:asciiTheme="minorHAnsi" w:eastAsiaTheme="minorEastAsia" w:hAnsiTheme="minorHAnsi" w:cstheme="minorBidi"/>
                <w:noProof/>
                <w:kern w:val="2"/>
                <w:szCs w:val="24"/>
                <w14:ligatures w14:val="standardContextual"/>
              </w:rPr>
              <w:tab/>
            </w:r>
            <w:r w:rsidRPr="007540E7">
              <w:rPr>
                <w:rStyle w:val="Hyperlink"/>
                <w:noProof/>
              </w:rPr>
              <w:t>Air Discharge</w:t>
            </w:r>
            <w:r>
              <w:rPr>
                <w:noProof/>
                <w:webHidden/>
              </w:rPr>
              <w:tab/>
            </w:r>
            <w:r>
              <w:rPr>
                <w:noProof/>
                <w:webHidden/>
              </w:rPr>
              <w:fldChar w:fldCharType="begin"/>
            </w:r>
            <w:r>
              <w:rPr>
                <w:noProof/>
                <w:webHidden/>
              </w:rPr>
              <w:instrText xml:space="preserve"> PAGEREF _Toc203550399 \h </w:instrText>
            </w:r>
            <w:r>
              <w:rPr>
                <w:noProof/>
                <w:webHidden/>
              </w:rPr>
            </w:r>
            <w:r>
              <w:rPr>
                <w:noProof/>
                <w:webHidden/>
              </w:rPr>
              <w:fldChar w:fldCharType="separate"/>
            </w:r>
            <w:r>
              <w:rPr>
                <w:noProof/>
                <w:webHidden/>
              </w:rPr>
              <w:t>16</w:t>
            </w:r>
            <w:r>
              <w:rPr>
                <w:noProof/>
                <w:webHidden/>
              </w:rPr>
              <w:fldChar w:fldCharType="end"/>
            </w:r>
          </w:hyperlink>
        </w:p>
        <w:p w14:paraId="71396683" w14:textId="66DFFC2D" w:rsidR="00014C44" w:rsidRDefault="00014C44">
          <w:pPr>
            <w:pStyle w:val="TOC1"/>
            <w:rPr>
              <w:rFonts w:asciiTheme="minorHAnsi" w:eastAsiaTheme="minorEastAsia" w:hAnsiTheme="minorHAnsi" w:cstheme="minorBidi"/>
              <w:noProof/>
              <w:kern w:val="2"/>
              <w:szCs w:val="24"/>
              <w14:ligatures w14:val="standardContextual"/>
            </w:rPr>
          </w:pPr>
          <w:hyperlink w:anchor="_Toc203550400" w:history="1">
            <w:r w:rsidRPr="007540E7">
              <w:rPr>
                <w:rStyle w:val="Hyperlink"/>
                <w:noProof/>
              </w:rPr>
              <w:t>15</w:t>
            </w:r>
            <w:r>
              <w:rPr>
                <w:rFonts w:asciiTheme="minorHAnsi" w:eastAsiaTheme="minorEastAsia" w:hAnsiTheme="minorHAnsi" w:cstheme="minorBidi"/>
                <w:noProof/>
                <w:kern w:val="2"/>
                <w:szCs w:val="24"/>
                <w14:ligatures w14:val="standardContextual"/>
              </w:rPr>
              <w:tab/>
            </w:r>
            <w:r w:rsidRPr="007540E7">
              <w:rPr>
                <w:rStyle w:val="Hyperlink"/>
                <w:noProof/>
              </w:rPr>
              <w:t>Revision History</w:t>
            </w:r>
            <w:r>
              <w:rPr>
                <w:noProof/>
                <w:webHidden/>
              </w:rPr>
              <w:tab/>
            </w:r>
            <w:r>
              <w:rPr>
                <w:noProof/>
                <w:webHidden/>
              </w:rPr>
              <w:fldChar w:fldCharType="begin"/>
            </w:r>
            <w:r>
              <w:rPr>
                <w:noProof/>
                <w:webHidden/>
              </w:rPr>
              <w:instrText xml:space="preserve"> PAGEREF _Toc203550400 \h </w:instrText>
            </w:r>
            <w:r>
              <w:rPr>
                <w:noProof/>
                <w:webHidden/>
              </w:rPr>
            </w:r>
            <w:r>
              <w:rPr>
                <w:noProof/>
                <w:webHidden/>
              </w:rPr>
              <w:fldChar w:fldCharType="separate"/>
            </w:r>
            <w:r>
              <w:rPr>
                <w:noProof/>
                <w:webHidden/>
              </w:rPr>
              <w:t>17</w:t>
            </w:r>
            <w:r>
              <w:rPr>
                <w:noProof/>
                <w:webHidden/>
              </w:rPr>
              <w:fldChar w:fldCharType="end"/>
            </w:r>
          </w:hyperlink>
        </w:p>
        <w:p w14:paraId="5F38BB76" w14:textId="39DA40A9" w:rsidR="00014C44" w:rsidRDefault="00014C44">
          <w:r>
            <w:rPr>
              <w:b/>
              <w:bCs/>
              <w:noProof/>
            </w:rPr>
            <w:fldChar w:fldCharType="end"/>
          </w:r>
        </w:p>
      </w:sdtContent>
    </w:sdt>
    <w:p w14:paraId="1C3257C0" w14:textId="77777777" w:rsidR="00DE4F46" w:rsidRDefault="00DE4F46" w:rsidP="00DE4F46">
      <w:pPr>
        <w:pStyle w:val="Header"/>
        <w:tabs>
          <w:tab w:val="clear" w:pos="4320"/>
          <w:tab w:val="clear" w:pos="8640"/>
        </w:tabs>
        <w:rPr>
          <w:rFonts w:cs="Tahoma"/>
        </w:rPr>
      </w:pPr>
    </w:p>
    <w:p w14:paraId="1EE15797" w14:textId="45EA02F7" w:rsidR="00055075" w:rsidRDefault="00055075" w:rsidP="00DE4F46">
      <w:pPr>
        <w:pStyle w:val="Header"/>
        <w:tabs>
          <w:tab w:val="clear" w:pos="4320"/>
          <w:tab w:val="clear" w:pos="8640"/>
        </w:tabs>
        <w:rPr>
          <w:rFonts w:cs="Tahoma"/>
        </w:rPr>
      </w:pPr>
    </w:p>
    <w:p w14:paraId="549DFA99" w14:textId="77777777" w:rsidR="00DE4F46" w:rsidRPr="001319A4" w:rsidRDefault="00DE4F46" w:rsidP="00DE4F46">
      <w:pPr>
        <w:pBdr>
          <w:top w:val="single" w:sz="6" w:space="1" w:color="auto"/>
          <w:left w:val="single" w:sz="6" w:space="4" w:color="auto"/>
          <w:bottom w:val="single" w:sz="6" w:space="1" w:color="auto"/>
          <w:right w:val="single" w:sz="6" w:space="4" w:color="auto"/>
        </w:pBdr>
        <w:rPr>
          <w:rFonts w:cs="Tahoma"/>
          <w:b/>
        </w:rPr>
      </w:pPr>
      <w:r w:rsidRPr="001319A4">
        <w:rPr>
          <w:rFonts w:cs="Tahoma"/>
          <w:b/>
        </w:rPr>
        <w:t>Important Note:</w:t>
      </w:r>
    </w:p>
    <w:p w14:paraId="4BA3ACAD" w14:textId="77777777" w:rsidR="00DE4F46" w:rsidRPr="00FF1463" w:rsidRDefault="00DE4F46" w:rsidP="00DE4F46">
      <w:pPr>
        <w:pBdr>
          <w:top w:val="single" w:sz="6" w:space="1" w:color="auto"/>
          <w:left w:val="single" w:sz="6" w:space="4" w:color="auto"/>
          <w:bottom w:val="single" w:sz="6" w:space="1" w:color="auto"/>
          <w:right w:val="single" w:sz="6" w:space="4" w:color="auto"/>
        </w:pBdr>
        <w:jc w:val="both"/>
        <w:rPr>
          <w:rFonts w:cs="Tahoma"/>
        </w:rPr>
      </w:pPr>
      <w:r w:rsidRPr="001319A4">
        <w:rPr>
          <w:rFonts w:cs="Tahoma"/>
        </w:rPr>
        <w:t>Although this board is designed to satisfy safety isolation requirements, the engineering prototype has not been agency approved.  Therefore, all testing should be performed using an isolation transformer to provide the AC input to the prototype board.</w:t>
      </w:r>
    </w:p>
    <w:p w14:paraId="4AFB0D0C" w14:textId="77777777" w:rsidR="001319A4" w:rsidRDefault="00DE4F46" w:rsidP="008E6EFA">
      <w:pPr>
        <w:pStyle w:val="Heading1"/>
      </w:pPr>
      <w:r>
        <w:br w:type="page"/>
      </w:r>
      <w:bookmarkStart w:id="3" w:name="_Toc514036523"/>
      <w:bookmarkStart w:id="4" w:name="_Toc178603773"/>
      <w:bookmarkStart w:id="5" w:name="_Toc203550374"/>
      <w:r w:rsidRPr="00FF1463">
        <w:lastRenderedPageBreak/>
        <w:t>Introduction</w:t>
      </w:r>
      <w:bookmarkStart w:id="6" w:name="_Toc514036524"/>
      <w:bookmarkStart w:id="7" w:name="_Toc178603774"/>
      <w:bookmarkStart w:id="8" w:name="_Toc203550375"/>
      <w:bookmarkEnd w:id="3"/>
      <w:bookmarkEnd w:id="4"/>
      <w:bookmarkEnd w:id="5"/>
    </w:p>
    <w:p w14:paraId="049E82AE" w14:textId="5BE067CD" w:rsidR="00DE4F46" w:rsidRPr="00F4754A" w:rsidRDefault="00DE4F46" w:rsidP="008E6EFA">
      <w:pPr>
        <w:pStyle w:val="Heading1"/>
      </w:pPr>
      <w:r w:rsidRPr="00F4754A">
        <w:t>Power Supply Specification</w:t>
      </w:r>
      <w:bookmarkEnd w:id="6"/>
      <w:bookmarkEnd w:id="7"/>
      <w:bookmarkEnd w:id="8"/>
    </w:p>
    <w:p w14:paraId="7602513E" w14:textId="092D8968" w:rsidR="008D7ED8" w:rsidRDefault="00DE4F46" w:rsidP="00014C44">
      <w:pPr>
        <w:rPr>
          <w:rFonts w:cs="Tahoma"/>
        </w:rPr>
      </w:pPr>
      <w:r w:rsidRPr="00FF1463">
        <w:rPr>
          <w:rFonts w:cs="Tahoma"/>
        </w:rPr>
        <w:t>The table below represents the minimum accepta</w:t>
      </w:r>
      <w:r>
        <w:rPr>
          <w:rFonts w:cs="Tahoma"/>
        </w:rPr>
        <w:t xml:space="preserve">ble performance of the design. </w:t>
      </w:r>
      <w:r w:rsidRPr="00FF1463">
        <w:rPr>
          <w:rFonts w:cs="Tahoma"/>
        </w:rPr>
        <w:t>Actual performance is listed in the results section.</w:t>
      </w:r>
    </w:p>
    <w:p w14:paraId="04661174" w14:textId="5AB84683" w:rsidR="00322E44" w:rsidRDefault="00322E44" w:rsidP="00DE4F46">
      <w:pPr>
        <w:jc w:val="both"/>
        <w:rPr>
          <w:rFonts w:cs="Tahoma"/>
        </w:rPr>
      </w:pPr>
    </w:p>
    <w:tbl>
      <w:tblPr>
        <w:tblW w:w="954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2070"/>
        <w:gridCol w:w="861"/>
        <w:gridCol w:w="759"/>
        <w:gridCol w:w="1080"/>
        <w:gridCol w:w="1260"/>
        <w:gridCol w:w="720"/>
        <w:gridCol w:w="2790"/>
      </w:tblGrid>
      <w:tr w:rsidR="000E42EB" w:rsidRPr="003064CE" w14:paraId="122B899E" w14:textId="77777777" w:rsidTr="00DC38D4">
        <w:trPr>
          <w:trHeight w:val="181"/>
        </w:trPr>
        <w:tc>
          <w:tcPr>
            <w:tcW w:w="2070" w:type="dxa"/>
            <w:shd w:val="clear" w:color="auto" w:fill="0078AB"/>
            <w:tcMar>
              <w:top w:w="115" w:type="dxa"/>
              <w:left w:w="115" w:type="dxa"/>
              <w:bottom w:w="115" w:type="dxa"/>
              <w:right w:w="115" w:type="dxa"/>
            </w:tcMar>
            <w:vAlign w:val="center"/>
          </w:tcPr>
          <w:p w14:paraId="2FACA2B8" w14:textId="167930A4" w:rsidR="005D6B4C" w:rsidRPr="000E42EB" w:rsidRDefault="005D6B4C" w:rsidP="00912B02">
            <w:pPr>
              <w:pStyle w:val="TableCheadTableStyles"/>
              <w:rPr>
                <w:rFonts w:ascii="Calibri" w:hAnsi="Calibri" w:cs="Calibri"/>
                <w:b/>
                <w:bCs/>
              </w:rPr>
            </w:pPr>
            <w:r w:rsidRPr="000E42EB">
              <w:rPr>
                <w:rFonts w:ascii="Calibri" w:hAnsi="Calibri" w:cs="Calibri"/>
                <w:b/>
                <w:bCs/>
              </w:rPr>
              <w:t>Description</w:t>
            </w:r>
          </w:p>
        </w:tc>
        <w:tc>
          <w:tcPr>
            <w:tcW w:w="861" w:type="dxa"/>
            <w:shd w:val="clear" w:color="auto" w:fill="0078AB"/>
            <w:noWrap/>
            <w:tcMar>
              <w:top w:w="115" w:type="dxa"/>
              <w:left w:w="115" w:type="dxa"/>
              <w:bottom w:w="115" w:type="dxa"/>
              <w:right w:w="115" w:type="dxa"/>
            </w:tcMar>
            <w:vAlign w:val="center"/>
          </w:tcPr>
          <w:p w14:paraId="0CEB4663" w14:textId="7D5C817B" w:rsidR="005D6B4C" w:rsidRPr="000E42EB" w:rsidRDefault="005D6B4C" w:rsidP="00912B02">
            <w:pPr>
              <w:pStyle w:val="TableCheadTableStyles"/>
              <w:rPr>
                <w:rFonts w:ascii="Calibri" w:hAnsi="Calibri" w:cs="Calibri"/>
                <w:b/>
                <w:bCs/>
              </w:rPr>
            </w:pPr>
            <w:r w:rsidRPr="000E42EB">
              <w:rPr>
                <w:rFonts w:ascii="Calibri" w:hAnsi="Calibri" w:cs="Calibri"/>
                <w:b/>
                <w:bCs/>
              </w:rPr>
              <w:t>Symbol</w:t>
            </w:r>
          </w:p>
        </w:tc>
        <w:tc>
          <w:tcPr>
            <w:tcW w:w="759" w:type="dxa"/>
            <w:shd w:val="clear" w:color="auto" w:fill="0078AB"/>
            <w:tcMar>
              <w:top w:w="115" w:type="dxa"/>
              <w:left w:w="115" w:type="dxa"/>
              <w:bottom w:w="115" w:type="dxa"/>
              <w:right w:w="115" w:type="dxa"/>
            </w:tcMar>
            <w:vAlign w:val="center"/>
          </w:tcPr>
          <w:p w14:paraId="1C3597B7" w14:textId="4E512F12" w:rsidR="005D6B4C" w:rsidRPr="000E42EB" w:rsidRDefault="005D6B4C" w:rsidP="00912B02">
            <w:pPr>
              <w:pStyle w:val="TableCheadTableStyles"/>
              <w:rPr>
                <w:rFonts w:ascii="Calibri" w:hAnsi="Calibri" w:cs="Calibri"/>
                <w:b/>
                <w:bCs/>
              </w:rPr>
            </w:pPr>
            <w:r w:rsidRPr="000E42EB">
              <w:rPr>
                <w:rFonts w:ascii="Calibri" w:hAnsi="Calibri" w:cs="Calibri"/>
                <w:b/>
                <w:bCs/>
              </w:rPr>
              <w:t>Min.</w:t>
            </w:r>
          </w:p>
        </w:tc>
        <w:tc>
          <w:tcPr>
            <w:tcW w:w="1080" w:type="dxa"/>
            <w:shd w:val="clear" w:color="auto" w:fill="0078AB"/>
            <w:tcMar>
              <w:top w:w="115" w:type="dxa"/>
              <w:left w:w="115" w:type="dxa"/>
              <w:bottom w:w="115" w:type="dxa"/>
              <w:right w:w="115" w:type="dxa"/>
            </w:tcMar>
            <w:vAlign w:val="center"/>
          </w:tcPr>
          <w:p w14:paraId="50B60F18" w14:textId="2CBC5A42" w:rsidR="005D6B4C" w:rsidRPr="000E42EB" w:rsidRDefault="005D6B4C" w:rsidP="00912B02">
            <w:pPr>
              <w:pStyle w:val="TableCheadTableStyles"/>
              <w:rPr>
                <w:rFonts w:ascii="Calibri" w:hAnsi="Calibri" w:cs="Calibri"/>
                <w:b/>
                <w:bCs/>
              </w:rPr>
            </w:pPr>
            <w:r w:rsidRPr="000E42EB">
              <w:rPr>
                <w:rFonts w:ascii="Calibri" w:hAnsi="Calibri" w:cs="Calibri"/>
                <w:b/>
                <w:bCs/>
              </w:rPr>
              <w:t>Typical</w:t>
            </w:r>
          </w:p>
        </w:tc>
        <w:tc>
          <w:tcPr>
            <w:tcW w:w="1260" w:type="dxa"/>
            <w:shd w:val="clear" w:color="auto" w:fill="0078AB"/>
            <w:tcMar>
              <w:top w:w="115" w:type="dxa"/>
              <w:left w:w="115" w:type="dxa"/>
              <w:bottom w:w="115" w:type="dxa"/>
              <w:right w:w="115" w:type="dxa"/>
            </w:tcMar>
            <w:vAlign w:val="center"/>
          </w:tcPr>
          <w:p w14:paraId="364E4725" w14:textId="142C92AA" w:rsidR="005D6B4C" w:rsidRPr="000E42EB" w:rsidRDefault="005D6B4C" w:rsidP="00912B02">
            <w:pPr>
              <w:pStyle w:val="TableCheadTableStyles"/>
              <w:rPr>
                <w:rFonts w:ascii="Calibri" w:hAnsi="Calibri" w:cs="Calibri"/>
                <w:b/>
                <w:bCs/>
              </w:rPr>
            </w:pPr>
            <w:r w:rsidRPr="000E42EB">
              <w:rPr>
                <w:rFonts w:ascii="Calibri" w:hAnsi="Calibri" w:cs="Calibri"/>
                <w:b/>
                <w:bCs/>
              </w:rPr>
              <w:t>Max.</w:t>
            </w:r>
          </w:p>
        </w:tc>
        <w:tc>
          <w:tcPr>
            <w:tcW w:w="720" w:type="dxa"/>
            <w:shd w:val="clear" w:color="auto" w:fill="0078AB"/>
            <w:tcMar>
              <w:top w:w="115" w:type="dxa"/>
              <w:left w:w="115" w:type="dxa"/>
              <w:bottom w:w="115" w:type="dxa"/>
              <w:right w:w="115" w:type="dxa"/>
            </w:tcMar>
            <w:vAlign w:val="center"/>
          </w:tcPr>
          <w:p w14:paraId="1193F81E" w14:textId="57481237" w:rsidR="005D6B4C" w:rsidRPr="000E42EB" w:rsidRDefault="005D6B4C" w:rsidP="00912B02">
            <w:pPr>
              <w:pStyle w:val="TableCheadTableStyles"/>
              <w:rPr>
                <w:rFonts w:ascii="Calibri" w:hAnsi="Calibri" w:cs="Calibri"/>
                <w:b/>
                <w:bCs/>
              </w:rPr>
            </w:pPr>
            <w:r w:rsidRPr="000E42EB">
              <w:rPr>
                <w:rFonts w:ascii="Calibri" w:hAnsi="Calibri" w:cs="Calibri"/>
                <w:b/>
                <w:bCs/>
              </w:rPr>
              <w:t>Units</w:t>
            </w:r>
          </w:p>
        </w:tc>
        <w:tc>
          <w:tcPr>
            <w:tcW w:w="2790" w:type="dxa"/>
            <w:shd w:val="clear" w:color="auto" w:fill="0078AB"/>
            <w:tcMar>
              <w:top w:w="115" w:type="dxa"/>
              <w:left w:w="115" w:type="dxa"/>
              <w:bottom w:w="115" w:type="dxa"/>
              <w:right w:w="115" w:type="dxa"/>
            </w:tcMar>
            <w:vAlign w:val="center"/>
          </w:tcPr>
          <w:p w14:paraId="74A251DD" w14:textId="161BCD23" w:rsidR="005D6B4C" w:rsidRPr="000E42EB" w:rsidRDefault="005D6B4C" w:rsidP="00912B02">
            <w:pPr>
              <w:pStyle w:val="TableCheadTableStyles"/>
              <w:rPr>
                <w:rFonts w:ascii="Calibri" w:hAnsi="Calibri" w:cs="Calibri"/>
                <w:b/>
                <w:bCs/>
              </w:rPr>
            </w:pPr>
            <w:r w:rsidRPr="000E42EB">
              <w:rPr>
                <w:rFonts w:ascii="Calibri" w:hAnsi="Calibri" w:cs="Calibri"/>
                <w:b/>
                <w:bCs/>
              </w:rPr>
              <w:t>Comment</w:t>
            </w:r>
          </w:p>
        </w:tc>
      </w:tr>
      <w:tr w:rsidR="000E42EB" w:rsidRPr="003064CE" w14:paraId="7A30371B" w14:textId="77777777" w:rsidTr="00DC38D4">
        <w:trPr>
          <w:trHeight w:val="255"/>
        </w:trPr>
        <w:tc>
          <w:tcPr>
            <w:tcW w:w="2070" w:type="dxa"/>
            <w:noWrap/>
            <w:tcMar>
              <w:top w:w="115" w:type="dxa"/>
              <w:left w:w="115" w:type="dxa"/>
              <w:bottom w:w="115" w:type="dxa"/>
              <w:right w:w="115" w:type="dxa"/>
            </w:tcMar>
          </w:tcPr>
          <w:p w14:paraId="7E6303C0" w14:textId="7DFFC974" w:rsidR="009F61D8" w:rsidRPr="000E42EB" w:rsidRDefault="009F61D8" w:rsidP="000E42EB">
            <w:pPr>
              <w:pStyle w:val="BodyText"/>
              <w:rPr>
                <w:sz w:val="18"/>
                <w:szCs w:val="18"/>
              </w:rPr>
            </w:pPr>
            <w:r w:rsidRPr="00DC38D4">
              <w:rPr>
                <w:b/>
                <w:bCs/>
                <w:color w:val="000000"/>
                <w:sz w:val="18"/>
                <w:szCs w:val="18"/>
              </w:rPr>
              <w:t>Input</w:t>
            </w:r>
            <w:r w:rsidRPr="000E42EB">
              <w:rPr>
                <w:sz w:val="18"/>
                <w:szCs w:val="18"/>
              </w:rPr>
              <w:br/>
              <w:t>Voltage</w:t>
            </w:r>
          </w:p>
        </w:tc>
        <w:tc>
          <w:tcPr>
            <w:tcW w:w="861" w:type="dxa"/>
            <w:shd w:val="clear" w:color="auto" w:fill="FFFFFF"/>
            <w:tcMar>
              <w:top w:w="115" w:type="dxa"/>
              <w:left w:w="115" w:type="dxa"/>
              <w:bottom w:w="115" w:type="dxa"/>
              <w:right w:w="115" w:type="dxa"/>
            </w:tcMar>
          </w:tcPr>
          <w:p w14:paraId="0E8ECC7B" w14:textId="77777777" w:rsidR="00DC38D4" w:rsidRDefault="009F61D8" w:rsidP="000E42EB">
            <w:pPr>
              <w:pStyle w:val="BodyText"/>
              <w:rPr>
                <w:color w:val="000000"/>
                <w:sz w:val="18"/>
                <w:szCs w:val="18"/>
              </w:rPr>
            </w:pPr>
            <w:r w:rsidRPr="000E42EB">
              <w:rPr>
                <w:color w:val="000000"/>
                <w:sz w:val="18"/>
                <w:szCs w:val="18"/>
              </w:rPr>
              <w:t> </w:t>
            </w:r>
          </w:p>
          <w:p w14:paraId="3793C7F9" w14:textId="56E44743" w:rsidR="009F61D8" w:rsidRPr="000E42EB" w:rsidRDefault="009F61D8" w:rsidP="000E42EB">
            <w:pPr>
              <w:pStyle w:val="BodyText"/>
              <w:rPr>
                <w:sz w:val="18"/>
                <w:szCs w:val="18"/>
              </w:rPr>
            </w:pPr>
            <w:r w:rsidRPr="000E42EB">
              <w:rPr>
                <w:color w:val="000000"/>
                <w:sz w:val="18"/>
                <w:szCs w:val="18"/>
              </w:rPr>
              <w:t>V</w:t>
            </w:r>
            <w:r w:rsidRPr="000E42EB">
              <w:rPr>
                <w:color w:val="000000"/>
                <w:sz w:val="18"/>
                <w:szCs w:val="18"/>
                <w:vertAlign w:val="subscript"/>
              </w:rPr>
              <w:t>IN</w:t>
            </w:r>
          </w:p>
        </w:tc>
        <w:tc>
          <w:tcPr>
            <w:tcW w:w="759" w:type="dxa"/>
            <w:shd w:val="clear" w:color="auto" w:fill="FFFFFF"/>
            <w:tcMar>
              <w:top w:w="115" w:type="dxa"/>
              <w:left w:w="115" w:type="dxa"/>
              <w:bottom w:w="115" w:type="dxa"/>
              <w:right w:w="115" w:type="dxa"/>
            </w:tcMar>
          </w:tcPr>
          <w:p w14:paraId="3B6B7299" w14:textId="4CE559A5" w:rsidR="009F61D8" w:rsidRPr="000E42EB" w:rsidRDefault="009F61D8" w:rsidP="000E42EB">
            <w:pPr>
              <w:pStyle w:val="BodyText"/>
              <w:rPr>
                <w:sz w:val="18"/>
                <w:szCs w:val="18"/>
              </w:rPr>
            </w:pPr>
          </w:p>
        </w:tc>
        <w:tc>
          <w:tcPr>
            <w:tcW w:w="1080" w:type="dxa"/>
            <w:shd w:val="clear" w:color="auto" w:fill="FFFFFF"/>
            <w:tcMar>
              <w:top w:w="115" w:type="dxa"/>
              <w:left w:w="115" w:type="dxa"/>
              <w:bottom w:w="115" w:type="dxa"/>
              <w:right w:w="115" w:type="dxa"/>
            </w:tcMar>
          </w:tcPr>
          <w:p w14:paraId="24183AF0" w14:textId="370B7070" w:rsidR="009F61D8" w:rsidRPr="000E42EB" w:rsidRDefault="009F61D8" w:rsidP="000E42EB">
            <w:pPr>
              <w:pStyle w:val="BodyText"/>
              <w:rPr>
                <w:sz w:val="18"/>
                <w:szCs w:val="18"/>
              </w:rPr>
            </w:pPr>
          </w:p>
        </w:tc>
        <w:tc>
          <w:tcPr>
            <w:tcW w:w="1260" w:type="dxa"/>
            <w:shd w:val="clear" w:color="auto" w:fill="FFFFFF"/>
            <w:tcMar>
              <w:top w:w="115" w:type="dxa"/>
              <w:left w:w="115" w:type="dxa"/>
              <w:bottom w:w="115" w:type="dxa"/>
              <w:right w:w="115" w:type="dxa"/>
            </w:tcMar>
          </w:tcPr>
          <w:p w14:paraId="5099DD7B" w14:textId="0F8D33DD" w:rsidR="009F61D8" w:rsidRPr="000E42EB" w:rsidRDefault="009F61D8" w:rsidP="000E42EB">
            <w:pPr>
              <w:pStyle w:val="BodyText"/>
              <w:rPr>
                <w:sz w:val="18"/>
                <w:szCs w:val="18"/>
              </w:rPr>
            </w:pPr>
          </w:p>
        </w:tc>
        <w:tc>
          <w:tcPr>
            <w:tcW w:w="720" w:type="dxa"/>
            <w:shd w:val="clear" w:color="auto" w:fill="FFFFFF"/>
            <w:tcMar>
              <w:top w:w="115" w:type="dxa"/>
              <w:left w:w="115" w:type="dxa"/>
              <w:bottom w:w="115" w:type="dxa"/>
              <w:right w:w="115" w:type="dxa"/>
            </w:tcMar>
          </w:tcPr>
          <w:p w14:paraId="39D29EC9" w14:textId="6A927486" w:rsidR="009F61D8" w:rsidRPr="000E42EB" w:rsidRDefault="009F61D8" w:rsidP="009F61D8">
            <w:pPr>
              <w:pStyle w:val="TableCbodyTableStyles"/>
              <w:rPr>
                <w:rFonts w:ascii="Calibri" w:hAnsi="Calibri" w:cs="Calibri"/>
              </w:rPr>
            </w:pPr>
          </w:p>
        </w:tc>
        <w:tc>
          <w:tcPr>
            <w:tcW w:w="2790" w:type="dxa"/>
            <w:shd w:val="clear" w:color="auto" w:fill="FFFFFF"/>
            <w:tcMar>
              <w:top w:w="115" w:type="dxa"/>
              <w:left w:w="115" w:type="dxa"/>
              <w:bottom w:w="115" w:type="dxa"/>
              <w:right w:w="115" w:type="dxa"/>
            </w:tcMar>
          </w:tcPr>
          <w:p w14:paraId="2141F3BC" w14:textId="3AF881A5" w:rsidR="009F61D8" w:rsidRPr="000E42EB" w:rsidRDefault="009F61D8" w:rsidP="009F61D8">
            <w:pPr>
              <w:pStyle w:val="TableCbodyTableStyles"/>
              <w:rPr>
                <w:rFonts w:ascii="Calibri" w:hAnsi="Calibri" w:cs="Calibri"/>
              </w:rPr>
            </w:pPr>
          </w:p>
        </w:tc>
      </w:tr>
      <w:tr w:rsidR="00DC38D4" w:rsidRPr="003064CE" w14:paraId="1AFBE6E1" w14:textId="77777777" w:rsidTr="00DC38D4">
        <w:trPr>
          <w:trHeight w:val="255"/>
        </w:trPr>
        <w:tc>
          <w:tcPr>
            <w:tcW w:w="2070" w:type="dxa"/>
            <w:noWrap/>
            <w:tcMar>
              <w:top w:w="115" w:type="dxa"/>
              <w:left w:w="115" w:type="dxa"/>
              <w:bottom w:w="115" w:type="dxa"/>
              <w:right w:w="115" w:type="dxa"/>
            </w:tcMar>
          </w:tcPr>
          <w:p w14:paraId="26BEEF69" w14:textId="51B0E605" w:rsidR="00DC38D4" w:rsidRPr="000E42EB" w:rsidRDefault="00DC38D4" w:rsidP="00DC38D4">
            <w:pPr>
              <w:pStyle w:val="BodyText"/>
              <w:rPr>
                <w:sz w:val="18"/>
                <w:szCs w:val="18"/>
              </w:rPr>
            </w:pPr>
            <w:r>
              <w:rPr>
                <w:rFonts w:cs="Tahoma"/>
                <w:color w:val="000000"/>
                <w:sz w:val="16"/>
                <w:szCs w:val="16"/>
              </w:rPr>
              <w:t>Low Voltage Withstand</w:t>
            </w:r>
          </w:p>
        </w:tc>
        <w:tc>
          <w:tcPr>
            <w:tcW w:w="861" w:type="dxa"/>
            <w:shd w:val="clear" w:color="auto" w:fill="FFFFFF"/>
            <w:tcMar>
              <w:top w:w="115" w:type="dxa"/>
              <w:left w:w="115" w:type="dxa"/>
              <w:bottom w:w="115" w:type="dxa"/>
              <w:right w:w="115" w:type="dxa"/>
            </w:tcMar>
          </w:tcPr>
          <w:p w14:paraId="05F35881" w14:textId="4BEB094A" w:rsidR="00DC38D4" w:rsidRPr="000E42EB" w:rsidRDefault="00DC38D4" w:rsidP="00DC38D4">
            <w:pPr>
              <w:pStyle w:val="BodyText"/>
              <w:rPr>
                <w:sz w:val="18"/>
                <w:szCs w:val="18"/>
              </w:rPr>
            </w:pPr>
            <w:r w:rsidRPr="0035510C">
              <w:rPr>
                <w:rFonts w:cs="Tahoma"/>
                <w:b/>
                <w:bCs/>
                <w:color w:val="000000"/>
                <w:sz w:val="16"/>
                <w:szCs w:val="16"/>
              </w:rPr>
              <w:t>V</w:t>
            </w:r>
            <w:r w:rsidRPr="0035510C">
              <w:rPr>
                <w:rFonts w:cs="Tahoma"/>
                <w:b/>
                <w:bCs/>
                <w:color w:val="000000"/>
                <w:sz w:val="16"/>
                <w:szCs w:val="16"/>
                <w:vertAlign w:val="subscript"/>
              </w:rPr>
              <w:t>IN</w:t>
            </w:r>
          </w:p>
        </w:tc>
        <w:tc>
          <w:tcPr>
            <w:tcW w:w="759" w:type="dxa"/>
            <w:shd w:val="clear" w:color="auto" w:fill="FFFFFF"/>
            <w:tcMar>
              <w:top w:w="115" w:type="dxa"/>
              <w:left w:w="115" w:type="dxa"/>
              <w:bottom w:w="115" w:type="dxa"/>
              <w:right w:w="115" w:type="dxa"/>
            </w:tcMar>
          </w:tcPr>
          <w:p w14:paraId="6396F9AB" w14:textId="25AA4F7C" w:rsidR="00DC38D4" w:rsidRPr="000E42EB" w:rsidRDefault="00DC38D4" w:rsidP="00DC38D4">
            <w:pPr>
              <w:pStyle w:val="BodyText"/>
              <w:rPr>
                <w:sz w:val="18"/>
                <w:szCs w:val="18"/>
              </w:rPr>
            </w:pPr>
          </w:p>
        </w:tc>
        <w:tc>
          <w:tcPr>
            <w:tcW w:w="1080" w:type="dxa"/>
            <w:shd w:val="clear" w:color="auto" w:fill="FFFFFF"/>
            <w:tcMar>
              <w:top w:w="115" w:type="dxa"/>
              <w:left w:w="115" w:type="dxa"/>
              <w:bottom w:w="115" w:type="dxa"/>
              <w:right w:w="115" w:type="dxa"/>
            </w:tcMar>
          </w:tcPr>
          <w:p w14:paraId="31F506CA" w14:textId="5B3BE62E" w:rsidR="00DC38D4" w:rsidRPr="000E42EB" w:rsidRDefault="00DC38D4" w:rsidP="00DC38D4">
            <w:pPr>
              <w:pStyle w:val="BodyText"/>
              <w:rPr>
                <w:sz w:val="18"/>
                <w:szCs w:val="18"/>
              </w:rPr>
            </w:pPr>
          </w:p>
        </w:tc>
        <w:tc>
          <w:tcPr>
            <w:tcW w:w="1260" w:type="dxa"/>
            <w:shd w:val="clear" w:color="auto" w:fill="FFFFFF"/>
            <w:tcMar>
              <w:top w:w="115" w:type="dxa"/>
              <w:left w:w="115" w:type="dxa"/>
              <w:bottom w:w="115" w:type="dxa"/>
              <w:right w:w="115" w:type="dxa"/>
            </w:tcMar>
          </w:tcPr>
          <w:p w14:paraId="20123BEA" w14:textId="23FA6C9F" w:rsidR="00DC38D4" w:rsidRPr="000E42EB" w:rsidRDefault="00DC38D4" w:rsidP="00DC38D4">
            <w:pPr>
              <w:pStyle w:val="BodyText"/>
              <w:rPr>
                <w:sz w:val="18"/>
                <w:szCs w:val="18"/>
              </w:rPr>
            </w:pPr>
          </w:p>
        </w:tc>
        <w:tc>
          <w:tcPr>
            <w:tcW w:w="720" w:type="dxa"/>
            <w:shd w:val="clear" w:color="auto" w:fill="FFFFFF"/>
            <w:tcMar>
              <w:top w:w="115" w:type="dxa"/>
              <w:left w:w="115" w:type="dxa"/>
              <w:bottom w:w="115" w:type="dxa"/>
              <w:right w:w="115" w:type="dxa"/>
            </w:tcMar>
          </w:tcPr>
          <w:p w14:paraId="76915340" w14:textId="5925D78B" w:rsidR="00DC38D4" w:rsidRPr="000E42EB" w:rsidRDefault="00DC38D4" w:rsidP="00DC38D4">
            <w:pPr>
              <w:pStyle w:val="TableCbodyTableStyles"/>
              <w:rPr>
                <w:rFonts w:ascii="Calibri" w:hAnsi="Calibri" w:cs="Calibri"/>
              </w:rPr>
            </w:pPr>
          </w:p>
        </w:tc>
        <w:tc>
          <w:tcPr>
            <w:tcW w:w="2790" w:type="dxa"/>
            <w:noWrap/>
            <w:tcMar>
              <w:top w:w="115" w:type="dxa"/>
              <w:left w:w="115" w:type="dxa"/>
              <w:bottom w:w="115" w:type="dxa"/>
              <w:right w:w="115" w:type="dxa"/>
            </w:tcMar>
          </w:tcPr>
          <w:p w14:paraId="4033B6E3" w14:textId="15ACEA6F" w:rsidR="00DC38D4" w:rsidRPr="000E42EB" w:rsidRDefault="00DC38D4" w:rsidP="00DC38D4">
            <w:pPr>
              <w:pStyle w:val="TableCbodyTableStyles"/>
              <w:rPr>
                <w:rFonts w:ascii="Calibri" w:hAnsi="Calibri" w:cs="Calibri"/>
              </w:rPr>
            </w:pPr>
          </w:p>
        </w:tc>
      </w:tr>
      <w:tr w:rsidR="00DC38D4" w:rsidRPr="003064CE" w14:paraId="74BB874C" w14:textId="77777777" w:rsidTr="00DC38D4">
        <w:trPr>
          <w:trHeight w:val="255"/>
        </w:trPr>
        <w:tc>
          <w:tcPr>
            <w:tcW w:w="2070" w:type="dxa"/>
            <w:noWrap/>
            <w:tcMar>
              <w:top w:w="115" w:type="dxa"/>
              <w:left w:w="115" w:type="dxa"/>
              <w:bottom w:w="115" w:type="dxa"/>
              <w:right w:w="115" w:type="dxa"/>
            </w:tcMar>
          </w:tcPr>
          <w:p w14:paraId="4CD4F2FF" w14:textId="21E2CFD6" w:rsidR="00DC38D4" w:rsidRPr="000E42EB" w:rsidRDefault="00DC38D4" w:rsidP="00DC38D4">
            <w:pPr>
              <w:pStyle w:val="BodyText"/>
              <w:rPr>
                <w:sz w:val="18"/>
                <w:szCs w:val="18"/>
              </w:rPr>
            </w:pPr>
            <w:r w:rsidRPr="0035510C">
              <w:rPr>
                <w:rFonts w:cs="Tahoma"/>
                <w:color w:val="000000"/>
                <w:sz w:val="16"/>
                <w:szCs w:val="16"/>
              </w:rPr>
              <w:t>Frequency</w:t>
            </w:r>
          </w:p>
        </w:tc>
        <w:tc>
          <w:tcPr>
            <w:tcW w:w="861" w:type="dxa"/>
            <w:shd w:val="clear" w:color="auto" w:fill="FFFFFF"/>
            <w:tcMar>
              <w:top w:w="115" w:type="dxa"/>
              <w:left w:w="115" w:type="dxa"/>
              <w:bottom w:w="115" w:type="dxa"/>
              <w:right w:w="115" w:type="dxa"/>
            </w:tcMar>
          </w:tcPr>
          <w:p w14:paraId="207AEF63" w14:textId="3980E61B" w:rsidR="00DC38D4" w:rsidRPr="000E42EB" w:rsidRDefault="00DC38D4" w:rsidP="00DC38D4">
            <w:pPr>
              <w:pStyle w:val="BodyText"/>
              <w:rPr>
                <w:sz w:val="18"/>
                <w:szCs w:val="18"/>
              </w:rPr>
            </w:pPr>
            <w:proofErr w:type="spellStart"/>
            <w:r w:rsidRPr="0035510C">
              <w:rPr>
                <w:rFonts w:cs="Tahoma"/>
                <w:b/>
                <w:bCs/>
                <w:color w:val="000000"/>
                <w:sz w:val="16"/>
                <w:szCs w:val="16"/>
              </w:rPr>
              <w:t>f</w:t>
            </w:r>
            <w:r w:rsidRPr="0035510C">
              <w:rPr>
                <w:rFonts w:cs="Tahoma"/>
                <w:b/>
                <w:bCs/>
                <w:color w:val="000000"/>
                <w:sz w:val="16"/>
                <w:szCs w:val="16"/>
                <w:vertAlign w:val="subscript"/>
              </w:rPr>
              <w:t>LINE</w:t>
            </w:r>
            <w:proofErr w:type="spellEnd"/>
          </w:p>
        </w:tc>
        <w:tc>
          <w:tcPr>
            <w:tcW w:w="759" w:type="dxa"/>
            <w:shd w:val="clear" w:color="auto" w:fill="FFFFFF"/>
            <w:tcMar>
              <w:top w:w="115" w:type="dxa"/>
              <w:left w:w="115" w:type="dxa"/>
              <w:bottom w:w="115" w:type="dxa"/>
              <w:right w:w="115" w:type="dxa"/>
            </w:tcMar>
          </w:tcPr>
          <w:p w14:paraId="273E7F22" w14:textId="2A88C72D" w:rsidR="00DC38D4" w:rsidRPr="000E42EB" w:rsidRDefault="00DC38D4" w:rsidP="00DC38D4">
            <w:pPr>
              <w:pStyle w:val="BodyText"/>
              <w:rPr>
                <w:sz w:val="18"/>
                <w:szCs w:val="18"/>
              </w:rPr>
            </w:pPr>
          </w:p>
        </w:tc>
        <w:tc>
          <w:tcPr>
            <w:tcW w:w="1080" w:type="dxa"/>
            <w:shd w:val="clear" w:color="auto" w:fill="FFFFFF"/>
            <w:tcMar>
              <w:top w:w="115" w:type="dxa"/>
              <w:left w:w="115" w:type="dxa"/>
              <w:bottom w:w="115" w:type="dxa"/>
              <w:right w:w="115" w:type="dxa"/>
            </w:tcMar>
          </w:tcPr>
          <w:p w14:paraId="23A010D9" w14:textId="221C161B" w:rsidR="00DC38D4" w:rsidRPr="000E42EB" w:rsidRDefault="00DC38D4" w:rsidP="00DC38D4">
            <w:pPr>
              <w:pStyle w:val="BodyText"/>
              <w:rPr>
                <w:sz w:val="18"/>
                <w:szCs w:val="18"/>
              </w:rPr>
            </w:pPr>
          </w:p>
        </w:tc>
        <w:tc>
          <w:tcPr>
            <w:tcW w:w="1260" w:type="dxa"/>
            <w:shd w:val="clear" w:color="auto" w:fill="FFFFFF"/>
            <w:tcMar>
              <w:top w:w="115" w:type="dxa"/>
              <w:left w:w="115" w:type="dxa"/>
              <w:bottom w:w="115" w:type="dxa"/>
              <w:right w:w="115" w:type="dxa"/>
            </w:tcMar>
          </w:tcPr>
          <w:p w14:paraId="4EB311F9" w14:textId="32F95419" w:rsidR="00DC38D4" w:rsidRPr="000E42EB" w:rsidRDefault="00DC38D4" w:rsidP="00DC38D4">
            <w:pPr>
              <w:pStyle w:val="BodyText"/>
              <w:rPr>
                <w:sz w:val="18"/>
                <w:szCs w:val="18"/>
              </w:rPr>
            </w:pPr>
          </w:p>
        </w:tc>
        <w:tc>
          <w:tcPr>
            <w:tcW w:w="720" w:type="dxa"/>
            <w:shd w:val="clear" w:color="auto" w:fill="FFFFFF"/>
            <w:tcMar>
              <w:top w:w="115" w:type="dxa"/>
              <w:left w:w="115" w:type="dxa"/>
              <w:bottom w:w="115" w:type="dxa"/>
              <w:right w:w="115" w:type="dxa"/>
            </w:tcMar>
          </w:tcPr>
          <w:p w14:paraId="46C55FB0" w14:textId="5DD0EBF7" w:rsidR="00DC38D4" w:rsidRPr="000E42EB" w:rsidRDefault="00DC38D4" w:rsidP="00DC38D4">
            <w:pPr>
              <w:pStyle w:val="TableCbodyTableStyles"/>
              <w:rPr>
                <w:rFonts w:ascii="Calibri" w:hAnsi="Calibri" w:cs="Calibri"/>
              </w:rPr>
            </w:pPr>
          </w:p>
        </w:tc>
        <w:tc>
          <w:tcPr>
            <w:tcW w:w="2790" w:type="dxa"/>
            <w:noWrap/>
            <w:tcMar>
              <w:top w:w="115" w:type="dxa"/>
              <w:left w:w="115" w:type="dxa"/>
              <w:bottom w:w="115" w:type="dxa"/>
              <w:right w:w="115" w:type="dxa"/>
            </w:tcMar>
          </w:tcPr>
          <w:p w14:paraId="1CF4C1CD" w14:textId="11B81381" w:rsidR="00DC38D4" w:rsidRPr="000E42EB" w:rsidRDefault="00DC38D4" w:rsidP="00DC38D4">
            <w:pPr>
              <w:pStyle w:val="TableCbodyTableStyles"/>
              <w:rPr>
                <w:rFonts w:ascii="Calibri" w:hAnsi="Calibri" w:cs="Calibri"/>
              </w:rPr>
            </w:pPr>
          </w:p>
        </w:tc>
      </w:tr>
    </w:tbl>
    <w:p w14:paraId="0F6AD963" w14:textId="7E4842D4" w:rsidR="00140F25" w:rsidRPr="001319A4" w:rsidRDefault="000F222B" w:rsidP="001319A4">
      <w:pPr>
        <w:pStyle w:val="Heading1"/>
      </w:pPr>
      <w:bookmarkStart w:id="9" w:name="_Toc514036525"/>
      <w:bookmarkStart w:id="10" w:name="_Toc178603775"/>
      <w:bookmarkStart w:id="11" w:name="_Toc203550376"/>
      <w:r>
        <w:t>Sc</w:t>
      </w:r>
      <w:r w:rsidR="00DE4F46" w:rsidRPr="0078363D">
        <w:t>hematic</w:t>
      </w:r>
      <w:bookmarkEnd w:id="9"/>
      <w:bookmarkEnd w:id="10"/>
      <w:bookmarkEnd w:id="11"/>
      <w:r w:rsidR="00E346B5">
        <w:t xml:space="preserve"> </w:t>
      </w:r>
    </w:p>
    <w:p w14:paraId="11226F27" w14:textId="77777777" w:rsidR="00411AB6" w:rsidRPr="009944FB" w:rsidRDefault="00DE4F46" w:rsidP="000E78B3">
      <w:pPr>
        <w:pStyle w:val="Heading1"/>
      </w:pPr>
      <w:bookmarkStart w:id="12" w:name="_Toc514036526"/>
      <w:bookmarkStart w:id="13" w:name="_Toc178603776"/>
      <w:bookmarkStart w:id="14" w:name="_Toc203550377"/>
      <w:r w:rsidRPr="009944FB">
        <w:t>Circuit Description</w:t>
      </w:r>
      <w:bookmarkEnd w:id="12"/>
      <w:bookmarkEnd w:id="13"/>
      <w:bookmarkEnd w:id="14"/>
    </w:p>
    <w:p w14:paraId="710EE9E1" w14:textId="35B01E6B" w:rsidR="00744FD7" w:rsidRPr="009944FB" w:rsidRDefault="005A1575" w:rsidP="002020A1">
      <w:pPr>
        <w:pStyle w:val="Heading2"/>
      </w:pPr>
      <w:bookmarkStart w:id="15" w:name="_Toc178603777"/>
      <w:bookmarkStart w:id="16" w:name="_Toc203550378"/>
      <w:bookmarkStart w:id="17" w:name="_Toc363026762"/>
      <w:r>
        <w:t>Key Circuit Features</w:t>
      </w:r>
      <w:bookmarkEnd w:id="15"/>
      <w:bookmarkEnd w:id="16"/>
    </w:p>
    <w:p w14:paraId="3CB90590" w14:textId="5609BB7D" w:rsidR="00DE4F46" w:rsidRPr="00FF1463" w:rsidRDefault="00DE4F46" w:rsidP="000E78B3">
      <w:pPr>
        <w:pStyle w:val="Heading1"/>
      </w:pPr>
      <w:bookmarkStart w:id="18" w:name="_Toc514036527"/>
      <w:bookmarkStart w:id="19" w:name="_Toc178603778"/>
      <w:bookmarkStart w:id="20" w:name="_Toc203550379"/>
      <w:bookmarkEnd w:id="17"/>
      <w:r w:rsidRPr="00FF1463">
        <w:t>PCB Layout</w:t>
      </w:r>
      <w:bookmarkEnd w:id="18"/>
      <w:bookmarkEnd w:id="19"/>
      <w:bookmarkEnd w:id="20"/>
    </w:p>
    <w:p w14:paraId="6071A3CC" w14:textId="65912B9A" w:rsidR="00DE4F46" w:rsidRDefault="00DE4F46" w:rsidP="000E78B3">
      <w:pPr>
        <w:pStyle w:val="Heading1"/>
      </w:pPr>
      <w:bookmarkStart w:id="21" w:name="_Toc514036528"/>
      <w:bookmarkStart w:id="22" w:name="_Toc178603779"/>
      <w:bookmarkStart w:id="23" w:name="_Toc203550380"/>
      <w:r w:rsidRPr="00FF1463">
        <w:t>Bill of Materials</w:t>
      </w:r>
      <w:bookmarkEnd w:id="21"/>
      <w:bookmarkEnd w:id="22"/>
      <w:bookmarkEnd w:id="23"/>
    </w:p>
    <w:p w14:paraId="353284ED" w14:textId="4DB779A2" w:rsidR="0058657F" w:rsidRDefault="00C30BDE" w:rsidP="001525A6">
      <w:r>
        <w:t>Electrical</w:t>
      </w:r>
      <w:r w:rsidR="00D173E6">
        <w:t xml:space="preserve"> </w:t>
      </w:r>
      <w:r w:rsidR="005A1575">
        <w:t>Components</w:t>
      </w:r>
    </w:p>
    <w:tbl>
      <w:tblPr>
        <w:tblW w:w="954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630"/>
        <w:gridCol w:w="720"/>
        <w:gridCol w:w="540"/>
        <w:gridCol w:w="4140"/>
        <w:gridCol w:w="1710"/>
        <w:gridCol w:w="1800"/>
      </w:tblGrid>
      <w:tr w:rsidR="00014C44" w:rsidRPr="003064CE" w14:paraId="51DB90CA" w14:textId="77777777" w:rsidTr="00FC3209">
        <w:trPr>
          <w:trHeight w:val="181"/>
        </w:trPr>
        <w:tc>
          <w:tcPr>
            <w:tcW w:w="630" w:type="dxa"/>
            <w:shd w:val="clear" w:color="auto" w:fill="0078AB"/>
            <w:tcMar>
              <w:top w:w="115" w:type="dxa"/>
              <w:left w:w="115" w:type="dxa"/>
              <w:bottom w:w="115" w:type="dxa"/>
              <w:right w:w="115" w:type="dxa"/>
            </w:tcMar>
            <w:vAlign w:val="center"/>
          </w:tcPr>
          <w:p w14:paraId="1F0029EF" w14:textId="77777777" w:rsidR="00014C44" w:rsidRPr="000E42EB" w:rsidRDefault="00014C44" w:rsidP="00FC3209">
            <w:pPr>
              <w:pStyle w:val="TableCheadTableStyles"/>
              <w:rPr>
                <w:rFonts w:ascii="Calibri" w:hAnsi="Calibri" w:cs="Calibri"/>
                <w:b/>
                <w:bCs/>
              </w:rPr>
            </w:pPr>
            <w:r>
              <w:rPr>
                <w:rFonts w:ascii="Calibri" w:hAnsi="Calibri" w:cs="Calibri"/>
                <w:b/>
                <w:bCs/>
              </w:rPr>
              <w:t>Item</w:t>
            </w:r>
          </w:p>
        </w:tc>
        <w:tc>
          <w:tcPr>
            <w:tcW w:w="720" w:type="dxa"/>
            <w:shd w:val="clear" w:color="auto" w:fill="0078AB"/>
            <w:noWrap/>
            <w:tcMar>
              <w:top w:w="115" w:type="dxa"/>
              <w:left w:w="115" w:type="dxa"/>
              <w:bottom w:w="115" w:type="dxa"/>
              <w:right w:w="115" w:type="dxa"/>
            </w:tcMar>
            <w:vAlign w:val="center"/>
          </w:tcPr>
          <w:p w14:paraId="64557570" w14:textId="77777777" w:rsidR="00014C44" w:rsidRPr="000E42EB" w:rsidRDefault="00014C44" w:rsidP="00FC3209">
            <w:pPr>
              <w:pStyle w:val="TableCheadTableStyles"/>
              <w:rPr>
                <w:rFonts w:ascii="Calibri" w:hAnsi="Calibri" w:cs="Calibri"/>
                <w:b/>
                <w:bCs/>
              </w:rPr>
            </w:pPr>
            <w:r>
              <w:rPr>
                <w:rFonts w:ascii="Calibri" w:hAnsi="Calibri" w:cs="Calibri"/>
                <w:b/>
                <w:bCs/>
              </w:rPr>
              <w:t>Qty</w:t>
            </w:r>
          </w:p>
        </w:tc>
        <w:tc>
          <w:tcPr>
            <w:tcW w:w="540" w:type="dxa"/>
            <w:shd w:val="clear" w:color="auto" w:fill="0078AB"/>
            <w:tcMar>
              <w:top w:w="115" w:type="dxa"/>
              <w:left w:w="115" w:type="dxa"/>
              <w:bottom w:w="115" w:type="dxa"/>
              <w:right w:w="115" w:type="dxa"/>
            </w:tcMar>
            <w:vAlign w:val="center"/>
          </w:tcPr>
          <w:p w14:paraId="3D872BB2" w14:textId="77777777" w:rsidR="00014C44" w:rsidRDefault="00014C44" w:rsidP="00FC3209">
            <w:pPr>
              <w:pStyle w:val="TableCheadTableStyles"/>
              <w:rPr>
                <w:rFonts w:ascii="Calibri" w:hAnsi="Calibri" w:cs="Calibri"/>
                <w:b/>
                <w:bCs/>
              </w:rPr>
            </w:pPr>
            <w:r>
              <w:rPr>
                <w:rFonts w:ascii="Calibri" w:hAnsi="Calibri" w:cs="Calibri"/>
                <w:b/>
                <w:bCs/>
              </w:rPr>
              <w:t>Ref</w:t>
            </w:r>
          </w:p>
          <w:p w14:paraId="05A4159F" w14:textId="77777777" w:rsidR="00014C44" w:rsidRPr="000E42EB" w:rsidRDefault="00014C44" w:rsidP="00FC3209">
            <w:pPr>
              <w:pStyle w:val="TableCheadTableStyles"/>
              <w:rPr>
                <w:rFonts w:ascii="Calibri" w:hAnsi="Calibri" w:cs="Calibri"/>
                <w:b/>
                <w:bCs/>
              </w:rPr>
            </w:pPr>
            <w:r>
              <w:rPr>
                <w:rFonts w:ascii="Calibri" w:hAnsi="Calibri" w:cs="Calibri"/>
                <w:b/>
                <w:bCs/>
              </w:rPr>
              <w:t>Des</w:t>
            </w:r>
          </w:p>
        </w:tc>
        <w:tc>
          <w:tcPr>
            <w:tcW w:w="4140" w:type="dxa"/>
            <w:shd w:val="clear" w:color="auto" w:fill="0078AB"/>
            <w:tcMar>
              <w:top w:w="115" w:type="dxa"/>
              <w:left w:w="115" w:type="dxa"/>
              <w:bottom w:w="115" w:type="dxa"/>
              <w:right w:w="115" w:type="dxa"/>
            </w:tcMar>
            <w:vAlign w:val="center"/>
          </w:tcPr>
          <w:p w14:paraId="02DE32F5" w14:textId="77777777" w:rsidR="00014C44" w:rsidRPr="000E42EB" w:rsidRDefault="00014C44" w:rsidP="00FC3209">
            <w:pPr>
              <w:pStyle w:val="TableCheadTableStyles"/>
              <w:rPr>
                <w:rFonts w:ascii="Calibri" w:hAnsi="Calibri" w:cs="Calibri"/>
                <w:b/>
                <w:bCs/>
              </w:rPr>
            </w:pPr>
            <w:r>
              <w:rPr>
                <w:rFonts w:ascii="Calibri" w:hAnsi="Calibri" w:cs="Calibri"/>
                <w:b/>
                <w:bCs/>
              </w:rPr>
              <w:t>Description</w:t>
            </w:r>
          </w:p>
        </w:tc>
        <w:tc>
          <w:tcPr>
            <w:tcW w:w="1710" w:type="dxa"/>
            <w:shd w:val="clear" w:color="auto" w:fill="0078AB"/>
            <w:tcMar>
              <w:top w:w="115" w:type="dxa"/>
              <w:left w:w="115" w:type="dxa"/>
              <w:bottom w:w="115" w:type="dxa"/>
              <w:right w:w="115" w:type="dxa"/>
            </w:tcMar>
            <w:vAlign w:val="center"/>
          </w:tcPr>
          <w:p w14:paraId="21558B57" w14:textId="77777777" w:rsidR="00014C44" w:rsidRPr="000E42EB" w:rsidRDefault="00014C44" w:rsidP="00FC3209">
            <w:pPr>
              <w:pStyle w:val="TableCheadTableStyles"/>
              <w:rPr>
                <w:rFonts w:ascii="Calibri" w:hAnsi="Calibri" w:cs="Calibri"/>
                <w:b/>
                <w:bCs/>
              </w:rPr>
            </w:pPr>
            <w:r>
              <w:rPr>
                <w:rFonts w:ascii="Calibri" w:hAnsi="Calibri" w:cs="Calibri"/>
                <w:b/>
                <w:bCs/>
              </w:rPr>
              <w:t>Manufacturer Part Number</w:t>
            </w:r>
          </w:p>
        </w:tc>
        <w:tc>
          <w:tcPr>
            <w:tcW w:w="1800" w:type="dxa"/>
            <w:shd w:val="clear" w:color="auto" w:fill="0078AB"/>
            <w:tcMar>
              <w:top w:w="115" w:type="dxa"/>
              <w:left w:w="115" w:type="dxa"/>
              <w:bottom w:w="115" w:type="dxa"/>
              <w:right w:w="115" w:type="dxa"/>
            </w:tcMar>
            <w:vAlign w:val="center"/>
          </w:tcPr>
          <w:p w14:paraId="69CF5422" w14:textId="77777777" w:rsidR="00014C44" w:rsidRPr="000E42EB" w:rsidRDefault="00014C44" w:rsidP="00FC3209">
            <w:pPr>
              <w:pStyle w:val="TableCheadTableStyles"/>
              <w:rPr>
                <w:rFonts w:ascii="Calibri" w:hAnsi="Calibri" w:cs="Calibri"/>
                <w:b/>
                <w:bCs/>
              </w:rPr>
            </w:pPr>
            <w:r>
              <w:rPr>
                <w:rFonts w:ascii="Calibri" w:hAnsi="Calibri" w:cs="Calibri"/>
                <w:b/>
                <w:bCs/>
              </w:rPr>
              <w:t>Manufacturer</w:t>
            </w:r>
          </w:p>
        </w:tc>
      </w:tr>
      <w:tr w:rsidR="00014C44" w:rsidRPr="003064CE" w14:paraId="52A6CA20" w14:textId="77777777" w:rsidTr="00FC3209">
        <w:trPr>
          <w:trHeight w:val="255"/>
        </w:trPr>
        <w:tc>
          <w:tcPr>
            <w:tcW w:w="630" w:type="dxa"/>
            <w:noWrap/>
            <w:tcMar>
              <w:top w:w="115" w:type="dxa"/>
              <w:left w:w="115" w:type="dxa"/>
              <w:bottom w:w="115" w:type="dxa"/>
              <w:right w:w="115" w:type="dxa"/>
            </w:tcMar>
          </w:tcPr>
          <w:p w14:paraId="6F4E798F" w14:textId="6DBB556A" w:rsidR="00014C44" w:rsidRPr="0064280C" w:rsidRDefault="00014C44" w:rsidP="00FC3209">
            <w:pPr>
              <w:pStyle w:val="BodyText"/>
              <w:rPr>
                <w:sz w:val="18"/>
                <w:szCs w:val="18"/>
              </w:rPr>
            </w:pPr>
          </w:p>
        </w:tc>
        <w:tc>
          <w:tcPr>
            <w:tcW w:w="720" w:type="dxa"/>
            <w:shd w:val="clear" w:color="auto" w:fill="FFFFFF"/>
            <w:tcMar>
              <w:top w:w="115" w:type="dxa"/>
              <w:left w:w="115" w:type="dxa"/>
              <w:bottom w:w="115" w:type="dxa"/>
              <w:right w:w="115" w:type="dxa"/>
            </w:tcMar>
          </w:tcPr>
          <w:p w14:paraId="309A5D88" w14:textId="2F731A0E" w:rsidR="00014C44" w:rsidRPr="0064280C" w:rsidRDefault="00014C44" w:rsidP="00FC3209">
            <w:pPr>
              <w:pStyle w:val="BodyText"/>
              <w:rPr>
                <w:color w:val="000000"/>
                <w:sz w:val="18"/>
                <w:szCs w:val="18"/>
              </w:rPr>
            </w:pPr>
          </w:p>
        </w:tc>
        <w:tc>
          <w:tcPr>
            <w:tcW w:w="540" w:type="dxa"/>
            <w:shd w:val="clear" w:color="auto" w:fill="FFFFFF"/>
            <w:tcMar>
              <w:top w:w="115" w:type="dxa"/>
              <w:left w:w="115" w:type="dxa"/>
              <w:bottom w:w="115" w:type="dxa"/>
              <w:right w:w="115" w:type="dxa"/>
            </w:tcMar>
          </w:tcPr>
          <w:p w14:paraId="2D030A8A" w14:textId="1A93B428" w:rsidR="00014C44" w:rsidRPr="0064280C" w:rsidRDefault="00014C44" w:rsidP="00FC3209">
            <w:pPr>
              <w:pStyle w:val="BodyText"/>
              <w:rPr>
                <w:color w:val="000000"/>
                <w:sz w:val="18"/>
                <w:szCs w:val="18"/>
              </w:rPr>
            </w:pPr>
          </w:p>
        </w:tc>
        <w:tc>
          <w:tcPr>
            <w:tcW w:w="4140" w:type="dxa"/>
            <w:shd w:val="clear" w:color="auto" w:fill="FFFFFF"/>
            <w:tcMar>
              <w:top w:w="115" w:type="dxa"/>
              <w:left w:w="115" w:type="dxa"/>
              <w:bottom w:w="115" w:type="dxa"/>
              <w:right w:w="115" w:type="dxa"/>
            </w:tcMar>
            <w:vAlign w:val="center"/>
          </w:tcPr>
          <w:p w14:paraId="68B82BB1" w14:textId="2A8A66BA" w:rsidR="00014C44" w:rsidRPr="0064280C" w:rsidRDefault="00014C44" w:rsidP="00FC3209">
            <w:pPr>
              <w:pStyle w:val="BodyText"/>
              <w:rPr>
                <w:sz w:val="18"/>
                <w:szCs w:val="18"/>
              </w:rPr>
            </w:pPr>
          </w:p>
        </w:tc>
        <w:tc>
          <w:tcPr>
            <w:tcW w:w="1710" w:type="dxa"/>
            <w:shd w:val="clear" w:color="auto" w:fill="FFFFFF"/>
            <w:tcMar>
              <w:top w:w="115" w:type="dxa"/>
              <w:left w:w="115" w:type="dxa"/>
              <w:bottom w:w="115" w:type="dxa"/>
              <w:right w:w="115" w:type="dxa"/>
            </w:tcMar>
            <w:vAlign w:val="center"/>
          </w:tcPr>
          <w:p w14:paraId="7C712427" w14:textId="4E0B8216" w:rsidR="00014C44" w:rsidRPr="0064280C" w:rsidRDefault="00014C44" w:rsidP="00FC3209">
            <w:pPr>
              <w:pStyle w:val="BodyText"/>
              <w:rPr>
                <w:color w:val="000000"/>
                <w:sz w:val="18"/>
                <w:szCs w:val="18"/>
              </w:rPr>
            </w:pPr>
          </w:p>
        </w:tc>
        <w:tc>
          <w:tcPr>
            <w:tcW w:w="1800" w:type="dxa"/>
            <w:shd w:val="clear" w:color="auto" w:fill="FFFFFF"/>
            <w:tcMar>
              <w:top w:w="115" w:type="dxa"/>
              <w:left w:w="115" w:type="dxa"/>
              <w:bottom w:w="115" w:type="dxa"/>
              <w:right w:w="115" w:type="dxa"/>
            </w:tcMar>
            <w:vAlign w:val="center"/>
          </w:tcPr>
          <w:p w14:paraId="1B84D9DE" w14:textId="0D4292EF" w:rsidR="00014C44" w:rsidRPr="0064280C" w:rsidRDefault="00014C44" w:rsidP="00FC3209">
            <w:pPr>
              <w:pStyle w:val="TableCbodyTableStyles"/>
              <w:rPr>
                <w:rFonts w:ascii="Calibri" w:hAnsi="Calibri" w:cs="Calibri"/>
              </w:rPr>
            </w:pPr>
          </w:p>
        </w:tc>
      </w:tr>
      <w:tr w:rsidR="00014C44" w:rsidRPr="003064CE" w14:paraId="1078DC1C" w14:textId="77777777" w:rsidTr="00FC3209">
        <w:trPr>
          <w:trHeight w:val="255"/>
        </w:trPr>
        <w:tc>
          <w:tcPr>
            <w:tcW w:w="630" w:type="dxa"/>
            <w:noWrap/>
            <w:tcMar>
              <w:top w:w="115" w:type="dxa"/>
              <w:left w:w="115" w:type="dxa"/>
              <w:bottom w:w="115" w:type="dxa"/>
              <w:right w:w="115" w:type="dxa"/>
            </w:tcMar>
          </w:tcPr>
          <w:p w14:paraId="63A51B78" w14:textId="711B01DD" w:rsidR="00014C44" w:rsidRPr="0064280C" w:rsidRDefault="00014C44" w:rsidP="00FC3209">
            <w:pPr>
              <w:pStyle w:val="BodyText"/>
              <w:rPr>
                <w:sz w:val="18"/>
                <w:szCs w:val="18"/>
              </w:rPr>
            </w:pPr>
          </w:p>
        </w:tc>
        <w:tc>
          <w:tcPr>
            <w:tcW w:w="720" w:type="dxa"/>
            <w:shd w:val="clear" w:color="auto" w:fill="FFFFFF"/>
            <w:tcMar>
              <w:top w:w="115" w:type="dxa"/>
              <w:left w:w="115" w:type="dxa"/>
              <w:bottom w:w="115" w:type="dxa"/>
              <w:right w:w="115" w:type="dxa"/>
            </w:tcMar>
          </w:tcPr>
          <w:p w14:paraId="501BAF5F" w14:textId="50A8A6FC" w:rsidR="00014C44" w:rsidRPr="0064280C" w:rsidRDefault="00014C44" w:rsidP="00FC3209">
            <w:pPr>
              <w:pStyle w:val="BodyText"/>
              <w:rPr>
                <w:sz w:val="18"/>
                <w:szCs w:val="18"/>
              </w:rPr>
            </w:pPr>
          </w:p>
        </w:tc>
        <w:tc>
          <w:tcPr>
            <w:tcW w:w="540" w:type="dxa"/>
            <w:shd w:val="clear" w:color="auto" w:fill="FFFFFF"/>
            <w:tcMar>
              <w:top w:w="115" w:type="dxa"/>
              <w:left w:w="115" w:type="dxa"/>
              <w:bottom w:w="115" w:type="dxa"/>
              <w:right w:w="115" w:type="dxa"/>
            </w:tcMar>
          </w:tcPr>
          <w:p w14:paraId="5123B51D" w14:textId="7A4553B1" w:rsidR="00014C44" w:rsidRPr="0064280C" w:rsidRDefault="00014C44" w:rsidP="00FC3209">
            <w:pPr>
              <w:pStyle w:val="BodyText"/>
              <w:rPr>
                <w:sz w:val="18"/>
                <w:szCs w:val="18"/>
              </w:rPr>
            </w:pPr>
          </w:p>
        </w:tc>
        <w:tc>
          <w:tcPr>
            <w:tcW w:w="4140" w:type="dxa"/>
            <w:shd w:val="clear" w:color="auto" w:fill="FFFFFF"/>
            <w:tcMar>
              <w:top w:w="115" w:type="dxa"/>
              <w:left w:w="115" w:type="dxa"/>
              <w:bottom w:w="115" w:type="dxa"/>
              <w:right w:w="115" w:type="dxa"/>
            </w:tcMar>
            <w:vAlign w:val="center"/>
          </w:tcPr>
          <w:p w14:paraId="61E7FF10" w14:textId="02546222" w:rsidR="00014C44" w:rsidRPr="0064280C" w:rsidRDefault="00014C44" w:rsidP="00FC3209">
            <w:pPr>
              <w:pStyle w:val="BodyText"/>
              <w:rPr>
                <w:sz w:val="18"/>
                <w:szCs w:val="18"/>
              </w:rPr>
            </w:pPr>
          </w:p>
        </w:tc>
        <w:tc>
          <w:tcPr>
            <w:tcW w:w="1710" w:type="dxa"/>
            <w:shd w:val="clear" w:color="auto" w:fill="FFFFFF"/>
            <w:tcMar>
              <w:top w:w="115" w:type="dxa"/>
              <w:left w:w="115" w:type="dxa"/>
              <w:bottom w:w="115" w:type="dxa"/>
              <w:right w:w="115" w:type="dxa"/>
            </w:tcMar>
            <w:vAlign w:val="center"/>
          </w:tcPr>
          <w:p w14:paraId="1C30E760" w14:textId="1A5D24AB" w:rsidR="00014C44" w:rsidRPr="0064280C" w:rsidRDefault="00014C44" w:rsidP="00FC3209">
            <w:pPr>
              <w:pStyle w:val="BodyText"/>
              <w:rPr>
                <w:sz w:val="18"/>
                <w:szCs w:val="18"/>
              </w:rPr>
            </w:pPr>
          </w:p>
        </w:tc>
        <w:tc>
          <w:tcPr>
            <w:tcW w:w="1800" w:type="dxa"/>
            <w:shd w:val="clear" w:color="auto" w:fill="FFFFFF"/>
            <w:tcMar>
              <w:top w:w="115" w:type="dxa"/>
              <w:left w:w="115" w:type="dxa"/>
              <w:bottom w:w="115" w:type="dxa"/>
              <w:right w:w="115" w:type="dxa"/>
            </w:tcMar>
            <w:vAlign w:val="center"/>
          </w:tcPr>
          <w:p w14:paraId="1B290A32" w14:textId="46C8A48A" w:rsidR="00014C44" w:rsidRPr="0064280C" w:rsidRDefault="00014C44" w:rsidP="00FC3209">
            <w:pPr>
              <w:pStyle w:val="TableCbodyTableStyles"/>
              <w:rPr>
                <w:rFonts w:ascii="Calibri" w:hAnsi="Calibri" w:cs="Calibri"/>
              </w:rPr>
            </w:pPr>
          </w:p>
        </w:tc>
      </w:tr>
    </w:tbl>
    <w:p w14:paraId="21B65365" w14:textId="77777777" w:rsidR="001319A4" w:rsidRDefault="001319A4" w:rsidP="001525A6"/>
    <w:p w14:paraId="19F215A7" w14:textId="24B72940" w:rsidR="00C30BDE" w:rsidRDefault="00C30BDE" w:rsidP="001525A6">
      <w:r>
        <w:t>Miscellaneous Parts</w:t>
      </w:r>
    </w:p>
    <w:tbl>
      <w:tblPr>
        <w:tblW w:w="954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630"/>
        <w:gridCol w:w="720"/>
        <w:gridCol w:w="540"/>
        <w:gridCol w:w="4140"/>
        <w:gridCol w:w="1710"/>
        <w:gridCol w:w="1800"/>
      </w:tblGrid>
      <w:tr w:rsidR="00014C44" w:rsidRPr="003064CE" w14:paraId="49F2A0F0" w14:textId="77777777" w:rsidTr="00FC3209">
        <w:trPr>
          <w:trHeight w:val="181"/>
        </w:trPr>
        <w:tc>
          <w:tcPr>
            <w:tcW w:w="630" w:type="dxa"/>
            <w:shd w:val="clear" w:color="auto" w:fill="0078AB"/>
            <w:tcMar>
              <w:top w:w="115" w:type="dxa"/>
              <w:left w:w="115" w:type="dxa"/>
              <w:bottom w:w="115" w:type="dxa"/>
              <w:right w:w="115" w:type="dxa"/>
            </w:tcMar>
            <w:vAlign w:val="center"/>
          </w:tcPr>
          <w:p w14:paraId="0FB835BF" w14:textId="77777777" w:rsidR="00014C44" w:rsidRPr="000E42EB" w:rsidRDefault="00014C44" w:rsidP="00FC3209">
            <w:pPr>
              <w:pStyle w:val="TableCheadTableStyles"/>
              <w:rPr>
                <w:rFonts w:ascii="Calibri" w:hAnsi="Calibri" w:cs="Calibri"/>
                <w:b/>
                <w:bCs/>
              </w:rPr>
            </w:pPr>
            <w:r>
              <w:rPr>
                <w:rFonts w:ascii="Calibri" w:hAnsi="Calibri" w:cs="Calibri"/>
                <w:b/>
                <w:bCs/>
              </w:rPr>
              <w:t>Item</w:t>
            </w:r>
          </w:p>
        </w:tc>
        <w:tc>
          <w:tcPr>
            <w:tcW w:w="720" w:type="dxa"/>
            <w:shd w:val="clear" w:color="auto" w:fill="0078AB"/>
            <w:noWrap/>
            <w:tcMar>
              <w:top w:w="115" w:type="dxa"/>
              <w:left w:w="115" w:type="dxa"/>
              <w:bottom w:w="115" w:type="dxa"/>
              <w:right w:w="115" w:type="dxa"/>
            </w:tcMar>
            <w:vAlign w:val="center"/>
          </w:tcPr>
          <w:p w14:paraId="28F2A9BE" w14:textId="77777777" w:rsidR="00014C44" w:rsidRPr="000E42EB" w:rsidRDefault="00014C44" w:rsidP="00FC3209">
            <w:pPr>
              <w:pStyle w:val="TableCheadTableStyles"/>
              <w:rPr>
                <w:rFonts w:ascii="Calibri" w:hAnsi="Calibri" w:cs="Calibri"/>
                <w:b/>
                <w:bCs/>
              </w:rPr>
            </w:pPr>
            <w:r>
              <w:rPr>
                <w:rFonts w:ascii="Calibri" w:hAnsi="Calibri" w:cs="Calibri"/>
                <w:b/>
                <w:bCs/>
              </w:rPr>
              <w:t>Qty</w:t>
            </w:r>
          </w:p>
        </w:tc>
        <w:tc>
          <w:tcPr>
            <w:tcW w:w="540" w:type="dxa"/>
            <w:shd w:val="clear" w:color="auto" w:fill="0078AB"/>
            <w:tcMar>
              <w:top w:w="115" w:type="dxa"/>
              <w:left w:w="115" w:type="dxa"/>
              <w:bottom w:w="115" w:type="dxa"/>
              <w:right w:w="115" w:type="dxa"/>
            </w:tcMar>
            <w:vAlign w:val="center"/>
          </w:tcPr>
          <w:p w14:paraId="0066B133" w14:textId="77777777" w:rsidR="00014C44" w:rsidRDefault="00014C44" w:rsidP="00FC3209">
            <w:pPr>
              <w:pStyle w:val="TableCheadTableStyles"/>
              <w:rPr>
                <w:rFonts w:ascii="Calibri" w:hAnsi="Calibri" w:cs="Calibri"/>
                <w:b/>
                <w:bCs/>
              </w:rPr>
            </w:pPr>
            <w:r>
              <w:rPr>
                <w:rFonts w:ascii="Calibri" w:hAnsi="Calibri" w:cs="Calibri"/>
                <w:b/>
                <w:bCs/>
              </w:rPr>
              <w:t>Ref</w:t>
            </w:r>
          </w:p>
          <w:p w14:paraId="7EA89677" w14:textId="77777777" w:rsidR="00014C44" w:rsidRPr="000E42EB" w:rsidRDefault="00014C44" w:rsidP="00FC3209">
            <w:pPr>
              <w:pStyle w:val="TableCheadTableStyles"/>
              <w:rPr>
                <w:rFonts w:ascii="Calibri" w:hAnsi="Calibri" w:cs="Calibri"/>
                <w:b/>
                <w:bCs/>
              </w:rPr>
            </w:pPr>
            <w:r>
              <w:rPr>
                <w:rFonts w:ascii="Calibri" w:hAnsi="Calibri" w:cs="Calibri"/>
                <w:b/>
                <w:bCs/>
              </w:rPr>
              <w:t>Des</w:t>
            </w:r>
          </w:p>
        </w:tc>
        <w:tc>
          <w:tcPr>
            <w:tcW w:w="4140" w:type="dxa"/>
            <w:shd w:val="clear" w:color="auto" w:fill="0078AB"/>
            <w:tcMar>
              <w:top w:w="115" w:type="dxa"/>
              <w:left w:w="115" w:type="dxa"/>
              <w:bottom w:w="115" w:type="dxa"/>
              <w:right w:w="115" w:type="dxa"/>
            </w:tcMar>
            <w:vAlign w:val="center"/>
          </w:tcPr>
          <w:p w14:paraId="24A14221" w14:textId="77777777" w:rsidR="00014C44" w:rsidRPr="000E42EB" w:rsidRDefault="00014C44" w:rsidP="00FC3209">
            <w:pPr>
              <w:pStyle w:val="TableCheadTableStyles"/>
              <w:rPr>
                <w:rFonts w:ascii="Calibri" w:hAnsi="Calibri" w:cs="Calibri"/>
                <w:b/>
                <w:bCs/>
              </w:rPr>
            </w:pPr>
            <w:r>
              <w:rPr>
                <w:rFonts w:ascii="Calibri" w:hAnsi="Calibri" w:cs="Calibri"/>
                <w:b/>
                <w:bCs/>
              </w:rPr>
              <w:t>Description</w:t>
            </w:r>
          </w:p>
        </w:tc>
        <w:tc>
          <w:tcPr>
            <w:tcW w:w="1710" w:type="dxa"/>
            <w:shd w:val="clear" w:color="auto" w:fill="0078AB"/>
            <w:tcMar>
              <w:top w:w="115" w:type="dxa"/>
              <w:left w:w="115" w:type="dxa"/>
              <w:bottom w:w="115" w:type="dxa"/>
              <w:right w:w="115" w:type="dxa"/>
            </w:tcMar>
            <w:vAlign w:val="center"/>
          </w:tcPr>
          <w:p w14:paraId="5972A741" w14:textId="77777777" w:rsidR="00014C44" w:rsidRPr="000E42EB" w:rsidRDefault="00014C44" w:rsidP="00FC3209">
            <w:pPr>
              <w:pStyle w:val="TableCheadTableStyles"/>
              <w:rPr>
                <w:rFonts w:ascii="Calibri" w:hAnsi="Calibri" w:cs="Calibri"/>
                <w:b/>
                <w:bCs/>
              </w:rPr>
            </w:pPr>
            <w:r>
              <w:rPr>
                <w:rFonts w:ascii="Calibri" w:hAnsi="Calibri" w:cs="Calibri"/>
                <w:b/>
                <w:bCs/>
              </w:rPr>
              <w:t>Manufacturer Part Number</w:t>
            </w:r>
          </w:p>
        </w:tc>
        <w:tc>
          <w:tcPr>
            <w:tcW w:w="1800" w:type="dxa"/>
            <w:shd w:val="clear" w:color="auto" w:fill="0078AB"/>
            <w:tcMar>
              <w:top w:w="115" w:type="dxa"/>
              <w:left w:w="115" w:type="dxa"/>
              <w:bottom w:w="115" w:type="dxa"/>
              <w:right w:w="115" w:type="dxa"/>
            </w:tcMar>
            <w:vAlign w:val="center"/>
          </w:tcPr>
          <w:p w14:paraId="1E875C74" w14:textId="77777777" w:rsidR="00014C44" w:rsidRPr="000E42EB" w:rsidRDefault="00014C44" w:rsidP="00FC3209">
            <w:pPr>
              <w:pStyle w:val="TableCheadTableStyles"/>
              <w:rPr>
                <w:rFonts w:ascii="Calibri" w:hAnsi="Calibri" w:cs="Calibri"/>
                <w:b/>
                <w:bCs/>
              </w:rPr>
            </w:pPr>
            <w:r>
              <w:rPr>
                <w:rFonts w:ascii="Calibri" w:hAnsi="Calibri" w:cs="Calibri"/>
                <w:b/>
                <w:bCs/>
              </w:rPr>
              <w:t>Manufacturer</w:t>
            </w:r>
          </w:p>
        </w:tc>
      </w:tr>
      <w:tr w:rsidR="00014C44" w:rsidRPr="003064CE" w14:paraId="740DC297" w14:textId="77777777" w:rsidTr="00FC3209">
        <w:trPr>
          <w:trHeight w:val="255"/>
        </w:trPr>
        <w:tc>
          <w:tcPr>
            <w:tcW w:w="630" w:type="dxa"/>
            <w:noWrap/>
            <w:tcMar>
              <w:top w:w="115" w:type="dxa"/>
              <w:left w:w="115" w:type="dxa"/>
              <w:bottom w:w="115" w:type="dxa"/>
              <w:right w:w="115" w:type="dxa"/>
            </w:tcMar>
          </w:tcPr>
          <w:p w14:paraId="7C14E602" w14:textId="11005F83" w:rsidR="00014C44" w:rsidRPr="0064280C" w:rsidRDefault="00014C44" w:rsidP="00FC3209">
            <w:pPr>
              <w:pStyle w:val="BodyText"/>
              <w:rPr>
                <w:sz w:val="18"/>
                <w:szCs w:val="18"/>
              </w:rPr>
            </w:pPr>
          </w:p>
        </w:tc>
        <w:tc>
          <w:tcPr>
            <w:tcW w:w="720" w:type="dxa"/>
            <w:shd w:val="clear" w:color="auto" w:fill="FFFFFF"/>
            <w:tcMar>
              <w:top w:w="115" w:type="dxa"/>
              <w:left w:w="115" w:type="dxa"/>
              <w:bottom w:w="115" w:type="dxa"/>
              <w:right w:w="115" w:type="dxa"/>
            </w:tcMar>
          </w:tcPr>
          <w:p w14:paraId="48C8DE3A" w14:textId="6154E5CA" w:rsidR="00014C44" w:rsidRPr="0064280C" w:rsidRDefault="00014C44" w:rsidP="00FC3209">
            <w:pPr>
              <w:pStyle w:val="BodyText"/>
              <w:rPr>
                <w:color w:val="000000"/>
                <w:sz w:val="18"/>
                <w:szCs w:val="18"/>
              </w:rPr>
            </w:pPr>
          </w:p>
        </w:tc>
        <w:tc>
          <w:tcPr>
            <w:tcW w:w="540" w:type="dxa"/>
            <w:shd w:val="clear" w:color="auto" w:fill="FFFFFF"/>
            <w:tcMar>
              <w:top w:w="115" w:type="dxa"/>
              <w:left w:w="115" w:type="dxa"/>
              <w:bottom w:w="115" w:type="dxa"/>
              <w:right w:w="115" w:type="dxa"/>
            </w:tcMar>
          </w:tcPr>
          <w:p w14:paraId="5D022884" w14:textId="76CAE8E1" w:rsidR="00014C44" w:rsidRPr="0064280C" w:rsidRDefault="00014C44" w:rsidP="00FC3209">
            <w:pPr>
              <w:pStyle w:val="BodyText"/>
              <w:rPr>
                <w:color w:val="000000"/>
                <w:sz w:val="18"/>
                <w:szCs w:val="18"/>
              </w:rPr>
            </w:pPr>
          </w:p>
        </w:tc>
        <w:tc>
          <w:tcPr>
            <w:tcW w:w="4140" w:type="dxa"/>
            <w:shd w:val="clear" w:color="auto" w:fill="FFFFFF"/>
            <w:tcMar>
              <w:top w:w="115" w:type="dxa"/>
              <w:left w:w="115" w:type="dxa"/>
              <w:bottom w:w="115" w:type="dxa"/>
              <w:right w:w="115" w:type="dxa"/>
            </w:tcMar>
            <w:vAlign w:val="center"/>
          </w:tcPr>
          <w:p w14:paraId="36D93ACD" w14:textId="323A047C" w:rsidR="00014C44" w:rsidRPr="0064280C" w:rsidRDefault="00014C44" w:rsidP="00FC3209">
            <w:pPr>
              <w:pStyle w:val="BodyText"/>
              <w:rPr>
                <w:sz w:val="18"/>
                <w:szCs w:val="18"/>
              </w:rPr>
            </w:pPr>
          </w:p>
        </w:tc>
        <w:tc>
          <w:tcPr>
            <w:tcW w:w="1710" w:type="dxa"/>
            <w:shd w:val="clear" w:color="auto" w:fill="FFFFFF"/>
            <w:tcMar>
              <w:top w:w="115" w:type="dxa"/>
              <w:left w:w="115" w:type="dxa"/>
              <w:bottom w:w="115" w:type="dxa"/>
              <w:right w:w="115" w:type="dxa"/>
            </w:tcMar>
            <w:vAlign w:val="center"/>
          </w:tcPr>
          <w:p w14:paraId="46B1A510" w14:textId="1C062159" w:rsidR="00014C44" w:rsidRPr="0064280C" w:rsidRDefault="00014C44" w:rsidP="00FC3209">
            <w:pPr>
              <w:pStyle w:val="BodyText"/>
              <w:rPr>
                <w:color w:val="000000"/>
                <w:sz w:val="18"/>
                <w:szCs w:val="18"/>
              </w:rPr>
            </w:pPr>
          </w:p>
        </w:tc>
        <w:tc>
          <w:tcPr>
            <w:tcW w:w="1800" w:type="dxa"/>
            <w:shd w:val="clear" w:color="auto" w:fill="FFFFFF"/>
            <w:tcMar>
              <w:top w:w="115" w:type="dxa"/>
              <w:left w:w="115" w:type="dxa"/>
              <w:bottom w:w="115" w:type="dxa"/>
              <w:right w:w="115" w:type="dxa"/>
            </w:tcMar>
            <w:vAlign w:val="center"/>
          </w:tcPr>
          <w:p w14:paraId="28162171" w14:textId="03743446" w:rsidR="00014C44" w:rsidRPr="0064280C" w:rsidRDefault="00014C44" w:rsidP="00FC3209">
            <w:pPr>
              <w:pStyle w:val="TableCbodyTableStyles"/>
              <w:rPr>
                <w:rFonts w:ascii="Calibri" w:hAnsi="Calibri" w:cs="Calibri"/>
              </w:rPr>
            </w:pPr>
          </w:p>
        </w:tc>
      </w:tr>
      <w:tr w:rsidR="00014C44" w:rsidRPr="003064CE" w14:paraId="3F3D924E" w14:textId="77777777" w:rsidTr="00FC3209">
        <w:trPr>
          <w:trHeight w:val="255"/>
        </w:trPr>
        <w:tc>
          <w:tcPr>
            <w:tcW w:w="630" w:type="dxa"/>
            <w:noWrap/>
            <w:tcMar>
              <w:top w:w="115" w:type="dxa"/>
              <w:left w:w="115" w:type="dxa"/>
              <w:bottom w:w="115" w:type="dxa"/>
              <w:right w:w="115" w:type="dxa"/>
            </w:tcMar>
          </w:tcPr>
          <w:p w14:paraId="4EEF1331" w14:textId="442F4D52" w:rsidR="00014C44" w:rsidRPr="0064280C" w:rsidRDefault="00014C44" w:rsidP="00FC3209">
            <w:pPr>
              <w:pStyle w:val="BodyText"/>
              <w:rPr>
                <w:sz w:val="18"/>
                <w:szCs w:val="18"/>
              </w:rPr>
            </w:pPr>
          </w:p>
        </w:tc>
        <w:tc>
          <w:tcPr>
            <w:tcW w:w="720" w:type="dxa"/>
            <w:shd w:val="clear" w:color="auto" w:fill="FFFFFF"/>
            <w:tcMar>
              <w:top w:w="115" w:type="dxa"/>
              <w:left w:w="115" w:type="dxa"/>
              <w:bottom w:w="115" w:type="dxa"/>
              <w:right w:w="115" w:type="dxa"/>
            </w:tcMar>
          </w:tcPr>
          <w:p w14:paraId="44C00DDA" w14:textId="06CB66B1" w:rsidR="00014C44" w:rsidRPr="0064280C" w:rsidRDefault="00014C44" w:rsidP="00FC3209">
            <w:pPr>
              <w:pStyle w:val="BodyText"/>
              <w:rPr>
                <w:sz w:val="18"/>
                <w:szCs w:val="18"/>
              </w:rPr>
            </w:pPr>
          </w:p>
        </w:tc>
        <w:tc>
          <w:tcPr>
            <w:tcW w:w="540" w:type="dxa"/>
            <w:shd w:val="clear" w:color="auto" w:fill="FFFFFF"/>
            <w:tcMar>
              <w:top w:w="115" w:type="dxa"/>
              <w:left w:w="115" w:type="dxa"/>
              <w:bottom w:w="115" w:type="dxa"/>
              <w:right w:w="115" w:type="dxa"/>
            </w:tcMar>
          </w:tcPr>
          <w:p w14:paraId="16E02FE0" w14:textId="65A85B82" w:rsidR="00014C44" w:rsidRPr="0064280C" w:rsidRDefault="00014C44" w:rsidP="00FC3209">
            <w:pPr>
              <w:pStyle w:val="BodyText"/>
              <w:rPr>
                <w:sz w:val="18"/>
                <w:szCs w:val="18"/>
              </w:rPr>
            </w:pPr>
          </w:p>
        </w:tc>
        <w:tc>
          <w:tcPr>
            <w:tcW w:w="4140" w:type="dxa"/>
            <w:shd w:val="clear" w:color="auto" w:fill="FFFFFF"/>
            <w:tcMar>
              <w:top w:w="115" w:type="dxa"/>
              <w:left w:w="115" w:type="dxa"/>
              <w:bottom w:w="115" w:type="dxa"/>
              <w:right w:w="115" w:type="dxa"/>
            </w:tcMar>
            <w:vAlign w:val="center"/>
          </w:tcPr>
          <w:p w14:paraId="31996963" w14:textId="55A63E14" w:rsidR="00014C44" w:rsidRPr="0064280C" w:rsidRDefault="00014C44" w:rsidP="00FC3209">
            <w:pPr>
              <w:pStyle w:val="BodyText"/>
              <w:rPr>
                <w:sz w:val="18"/>
                <w:szCs w:val="18"/>
              </w:rPr>
            </w:pPr>
          </w:p>
        </w:tc>
        <w:tc>
          <w:tcPr>
            <w:tcW w:w="1710" w:type="dxa"/>
            <w:shd w:val="clear" w:color="auto" w:fill="FFFFFF"/>
            <w:tcMar>
              <w:top w:w="115" w:type="dxa"/>
              <w:left w:w="115" w:type="dxa"/>
              <w:bottom w:w="115" w:type="dxa"/>
              <w:right w:w="115" w:type="dxa"/>
            </w:tcMar>
            <w:vAlign w:val="center"/>
          </w:tcPr>
          <w:p w14:paraId="656CB99A" w14:textId="41F10053" w:rsidR="00014C44" w:rsidRPr="0064280C" w:rsidRDefault="00014C44" w:rsidP="00FC3209">
            <w:pPr>
              <w:pStyle w:val="BodyText"/>
              <w:rPr>
                <w:sz w:val="18"/>
                <w:szCs w:val="18"/>
              </w:rPr>
            </w:pPr>
          </w:p>
        </w:tc>
        <w:tc>
          <w:tcPr>
            <w:tcW w:w="1800" w:type="dxa"/>
            <w:shd w:val="clear" w:color="auto" w:fill="FFFFFF"/>
            <w:tcMar>
              <w:top w:w="115" w:type="dxa"/>
              <w:left w:w="115" w:type="dxa"/>
              <w:bottom w:w="115" w:type="dxa"/>
              <w:right w:w="115" w:type="dxa"/>
            </w:tcMar>
            <w:vAlign w:val="center"/>
          </w:tcPr>
          <w:p w14:paraId="17194375" w14:textId="565CD1FF" w:rsidR="00014C44" w:rsidRPr="0064280C" w:rsidRDefault="00014C44" w:rsidP="00FC3209">
            <w:pPr>
              <w:pStyle w:val="TableCbodyTableStyles"/>
              <w:rPr>
                <w:rFonts w:ascii="Calibri" w:hAnsi="Calibri" w:cs="Calibri"/>
              </w:rPr>
            </w:pPr>
          </w:p>
        </w:tc>
      </w:tr>
    </w:tbl>
    <w:p w14:paraId="2DB03648" w14:textId="0FB1E293" w:rsidR="00016268" w:rsidRPr="00011F10" w:rsidRDefault="00016268" w:rsidP="00011F10">
      <w:bookmarkStart w:id="24" w:name="_Toc514036529"/>
    </w:p>
    <w:p w14:paraId="6FCAD200" w14:textId="23BE5591" w:rsidR="00E07564" w:rsidRDefault="00BC265B" w:rsidP="000E78B3">
      <w:pPr>
        <w:pStyle w:val="Heading1"/>
      </w:pPr>
      <w:bookmarkStart w:id="25" w:name="_Toc178603780"/>
      <w:bookmarkStart w:id="26" w:name="_Toc203550381"/>
      <w:r>
        <w:lastRenderedPageBreak/>
        <w:t xml:space="preserve">Flyback </w:t>
      </w:r>
      <w:r w:rsidR="00E07564" w:rsidRPr="006437A0">
        <w:t>Transformer Design Spreadsheet</w:t>
      </w:r>
      <w:bookmarkEnd w:id="25"/>
      <w:bookmarkEnd w:id="26"/>
    </w:p>
    <w:tbl>
      <w:tblPr>
        <w:tblW w:w="10160" w:type="dxa"/>
        <w:tblLook w:val="04A0" w:firstRow="1" w:lastRow="0" w:firstColumn="1" w:lastColumn="0" w:noHBand="0" w:noVBand="1"/>
      </w:tblPr>
      <w:tblGrid>
        <w:gridCol w:w="479"/>
        <w:gridCol w:w="1594"/>
        <w:gridCol w:w="2269"/>
        <w:gridCol w:w="806"/>
        <w:gridCol w:w="1058"/>
        <w:gridCol w:w="1040"/>
        <w:gridCol w:w="2914"/>
      </w:tblGrid>
      <w:tr w:rsidR="001A6B87" w:rsidRPr="001A6B87" w14:paraId="0ABDDC87" w14:textId="77777777" w:rsidTr="004F5F9B">
        <w:trPr>
          <w:trHeight w:val="855"/>
        </w:trPr>
        <w:tc>
          <w:tcPr>
            <w:tcW w:w="479" w:type="dxa"/>
            <w:tcBorders>
              <w:top w:val="single" w:sz="4" w:space="0" w:color="auto"/>
              <w:left w:val="single" w:sz="4" w:space="0" w:color="auto"/>
              <w:bottom w:val="single" w:sz="4" w:space="0" w:color="auto"/>
              <w:right w:val="single" w:sz="4" w:space="0" w:color="auto"/>
            </w:tcBorders>
            <w:vAlign w:val="bottom"/>
            <w:hideMark/>
          </w:tcPr>
          <w:p w14:paraId="2F1A18AD" w14:textId="77777777" w:rsidR="001A6B87" w:rsidRPr="00C30973" w:rsidRDefault="001A6B87" w:rsidP="00C30973">
            <w:pPr>
              <w:rPr>
                <w:rFonts w:cs="Tahoma"/>
                <w:b/>
                <w:bCs/>
                <w:color w:val="FF0000"/>
                <w:sz w:val="16"/>
                <w:szCs w:val="16"/>
              </w:rPr>
            </w:pPr>
            <w:r w:rsidRPr="00C30973">
              <w:rPr>
                <w:rFonts w:cs="Tahoma"/>
                <w:b/>
                <w:bCs/>
                <w:color w:val="FF0000"/>
                <w:sz w:val="16"/>
                <w:szCs w:val="16"/>
              </w:rPr>
              <w:t>1</w:t>
            </w:r>
          </w:p>
        </w:tc>
        <w:tc>
          <w:tcPr>
            <w:tcW w:w="1594" w:type="dxa"/>
            <w:tcBorders>
              <w:top w:val="single" w:sz="4" w:space="0" w:color="auto"/>
              <w:left w:val="nil"/>
              <w:bottom w:val="single" w:sz="4" w:space="0" w:color="auto"/>
              <w:right w:val="single" w:sz="4" w:space="0" w:color="auto"/>
            </w:tcBorders>
            <w:vAlign w:val="center"/>
            <w:hideMark/>
          </w:tcPr>
          <w:p w14:paraId="17315E35" w14:textId="4449002B" w:rsidR="001A6B87" w:rsidRPr="00C30973" w:rsidRDefault="001A6B87" w:rsidP="00C30973">
            <w:pPr>
              <w:rPr>
                <w:rFonts w:cs="Tahoma"/>
                <w:b/>
                <w:bCs/>
                <w:color w:val="FF0000"/>
                <w:sz w:val="16"/>
                <w:szCs w:val="16"/>
              </w:rPr>
            </w:pPr>
          </w:p>
        </w:tc>
        <w:tc>
          <w:tcPr>
            <w:tcW w:w="2269" w:type="dxa"/>
            <w:tcBorders>
              <w:top w:val="single" w:sz="4" w:space="0" w:color="auto"/>
              <w:left w:val="nil"/>
              <w:bottom w:val="single" w:sz="4" w:space="0" w:color="auto"/>
              <w:right w:val="single" w:sz="4" w:space="0" w:color="auto"/>
            </w:tcBorders>
            <w:vAlign w:val="center"/>
            <w:hideMark/>
          </w:tcPr>
          <w:p w14:paraId="5BF7DFAC" w14:textId="77777777" w:rsidR="001A6B87" w:rsidRPr="00C30973" w:rsidRDefault="001A6B87" w:rsidP="00C30973">
            <w:pPr>
              <w:jc w:val="center"/>
              <w:rPr>
                <w:rFonts w:cs="Tahoma"/>
                <w:b/>
                <w:bCs/>
                <w:sz w:val="16"/>
                <w:szCs w:val="16"/>
              </w:rPr>
            </w:pPr>
            <w:r w:rsidRPr="00C30973">
              <w:rPr>
                <w:rFonts w:cs="Tahoma"/>
                <w:b/>
                <w:bCs/>
                <w:sz w:val="16"/>
                <w:szCs w:val="16"/>
              </w:rPr>
              <w:t>INPUT</w:t>
            </w:r>
          </w:p>
        </w:tc>
        <w:tc>
          <w:tcPr>
            <w:tcW w:w="806" w:type="dxa"/>
            <w:tcBorders>
              <w:top w:val="single" w:sz="4" w:space="0" w:color="auto"/>
              <w:left w:val="nil"/>
              <w:bottom w:val="single" w:sz="4" w:space="0" w:color="auto"/>
              <w:right w:val="single" w:sz="4" w:space="0" w:color="auto"/>
            </w:tcBorders>
            <w:vAlign w:val="center"/>
            <w:hideMark/>
          </w:tcPr>
          <w:p w14:paraId="4F4CA575" w14:textId="77777777" w:rsidR="001A6B87" w:rsidRPr="00C30973" w:rsidRDefault="001A6B87" w:rsidP="00C30973">
            <w:pPr>
              <w:jc w:val="center"/>
              <w:rPr>
                <w:rFonts w:cs="Tahoma"/>
                <w:b/>
                <w:bCs/>
                <w:sz w:val="16"/>
                <w:szCs w:val="16"/>
              </w:rPr>
            </w:pPr>
            <w:r w:rsidRPr="00C30973">
              <w:rPr>
                <w:rFonts w:cs="Tahoma"/>
                <w:b/>
                <w:bCs/>
                <w:sz w:val="16"/>
                <w:szCs w:val="16"/>
              </w:rPr>
              <w:t>INFO</w:t>
            </w:r>
          </w:p>
        </w:tc>
        <w:tc>
          <w:tcPr>
            <w:tcW w:w="1058" w:type="dxa"/>
            <w:tcBorders>
              <w:top w:val="single" w:sz="4" w:space="0" w:color="auto"/>
              <w:left w:val="nil"/>
              <w:bottom w:val="single" w:sz="4" w:space="0" w:color="auto"/>
              <w:right w:val="single" w:sz="4" w:space="0" w:color="auto"/>
            </w:tcBorders>
            <w:vAlign w:val="center"/>
            <w:hideMark/>
          </w:tcPr>
          <w:p w14:paraId="4A74651A" w14:textId="77777777" w:rsidR="001A6B87" w:rsidRPr="00C30973" w:rsidRDefault="001A6B87" w:rsidP="00C30973">
            <w:pPr>
              <w:jc w:val="center"/>
              <w:rPr>
                <w:rFonts w:cs="Tahoma"/>
                <w:b/>
                <w:bCs/>
                <w:sz w:val="16"/>
                <w:szCs w:val="16"/>
              </w:rPr>
            </w:pPr>
            <w:r w:rsidRPr="00C30973">
              <w:rPr>
                <w:rFonts w:cs="Tahoma"/>
                <w:b/>
                <w:bCs/>
                <w:sz w:val="16"/>
                <w:szCs w:val="16"/>
              </w:rPr>
              <w:t>OUTPUT</w:t>
            </w:r>
          </w:p>
        </w:tc>
        <w:tc>
          <w:tcPr>
            <w:tcW w:w="1040" w:type="dxa"/>
            <w:tcBorders>
              <w:top w:val="single" w:sz="4" w:space="0" w:color="auto"/>
              <w:left w:val="nil"/>
              <w:bottom w:val="single" w:sz="4" w:space="0" w:color="auto"/>
              <w:right w:val="single" w:sz="4" w:space="0" w:color="auto"/>
            </w:tcBorders>
            <w:vAlign w:val="center"/>
            <w:hideMark/>
          </w:tcPr>
          <w:p w14:paraId="6E5769FD" w14:textId="77777777" w:rsidR="001A6B87" w:rsidRPr="00C30973" w:rsidRDefault="001A6B87" w:rsidP="00C30973">
            <w:pPr>
              <w:jc w:val="center"/>
              <w:rPr>
                <w:rFonts w:cs="Tahoma"/>
                <w:b/>
                <w:bCs/>
                <w:sz w:val="16"/>
                <w:szCs w:val="16"/>
              </w:rPr>
            </w:pPr>
            <w:r w:rsidRPr="00C30973">
              <w:rPr>
                <w:rFonts w:cs="Tahoma"/>
                <w:b/>
                <w:bCs/>
                <w:sz w:val="16"/>
                <w:szCs w:val="16"/>
              </w:rPr>
              <w:t>UNITS</w:t>
            </w:r>
          </w:p>
        </w:tc>
        <w:tc>
          <w:tcPr>
            <w:tcW w:w="2914" w:type="dxa"/>
            <w:tcBorders>
              <w:top w:val="single" w:sz="4" w:space="0" w:color="auto"/>
              <w:left w:val="nil"/>
              <w:bottom w:val="single" w:sz="4" w:space="0" w:color="auto"/>
              <w:right w:val="single" w:sz="4" w:space="0" w:color="auto"/>
            </w:tcBorders>
            <w:vAlign w:val="center"/>
            <w:hideMark/>
          </w:tcPr>
          <w:p w14:paraId="2A89FD0E" w14:textId="3F9844CB" w:rsidR="001A6B87" w:rsidRPr="00C30973" w:rsidRDefault="001A6B87" w:rsidP="00C30973">
            <w:pPr>
              <w:jc w:val="center"/>
              <w:rPr>
                <w:rFonts w:cs="Tahoma"/>
                <w:b/>
                <w:bCs/>
                <w:sz w:val="16"/>
                <w:szCs w:val="16"/>
              </w:rPr>
            </w:pPr>
          </w:p>
        </w:tc>
      </w:tr>
      <w:tr w:rsidR="001A6B87" w:rsidRPr="001A6B87" w14:paraId="4C4E3ADB" w14:textId="77777777" w:rsidTr="001319A4">
        <w:trPr>
          <w:trHeight w:val="255"/>
        </w:trPr>
        <w:tc>
          <w:tcPr>
            <w:tcW w:w="479" w:type="dxa"/>
            <w:tcBorders>
              <w:top w:val="nil"/>
              <w:left w:val="single" w:sz="4" w:space="0" w:color="auto"/>
              <w:bottom w:val="single" w:sz="4" w:space="0" w:color="auto"/>
              <w:right w:val="single" w:sz="4" w:space="0" w:color="auto"/>
            </w:tcBorders>
            <w:vAlign w:val="bottom"/>
          </w:tcPr>
          <w:p w14:paraId="30C1E3BC" w14:textId="23D502DC" w:rsidR="001A6B87" w:rsidRPr="00C30973" w:rsidRDefault="001A6B87" w:rsidP="001A6B87">
            <w:pPr>
              <w:jc w:val="center"/>
              <w:rPr>
                <w:rFonts w:cs="Tahoma"/>
                <w:color w:val="FF0000"/>
                <w:sz w:val="16"/>
                <w:szCs w:val="16"/>
              </w:rPr>
            </w:pPr>
          </w:p>
        </w:tc>
        <w:tc>
          <w:tcPr>
            <w:tcW w:w="1594" w:type="dxa"/>
            <w:tcBorders>
              <w:top w:val="nil"/>
              <w:left w:val="nil"/>
              <w:bottom w:val="single" w:sz="4" w:space="0" w:color="auto"/>
              <w:right w:val="single" w:sz="4" w:space="0" w:color="auto"/>
            </w:tcBorders>
            <w:vAlign w:val="center"/>
          </w:tcPr>
          <w:p w14:paraId="194A8215" w14:textId="78AD1A40" w:rsidR="001A6B87" w:rsidRPr="00C30973" w:rsidRDefault="001A6B87" w:rsidP="001A6B87">
            <w:pPr>
              <w:rPr>
                <w:rFonts w:cs="Tahoma"/>
                <w:color w:val="FF0000"/>
                <w:sz w:val="16"/>
                <w:szCs w:val="16"/>
              </w:rPr>
            </w:pPr>
          </w:p>
        </w:tc>
        <w:tc>
          <w:tcPr>
            <w:tcW w:w="2269" w:type="dxa"/>
            <w:tcBorders>
              <w:top w:val="nil"/>
              <w:left w:val="nil"/>
              <w:bottom w:val="single" w:sz="4" w:space="0" w:color="auto"/>
              <w:right w:val="single" w:sz="4" w:space="0" w:color="auto"/>
            </w:tcBorders>
            <w:vAlign w:val="center"/>
          </w:tcPr>
          <w:p w14:paraId="5A6D30DA" w14:textId="2705F087" w:rsidR="001A6B87" w:rsidRPr="00C30973" w:rsidRDefault="001A6B87" w:rsidP="00C30973">
            <w:pPr>
              <w:jc w:val="center"/>
              <w:rPr>
                <w:rFonts w:cs="Tahoma"/>
                <w:color w:val="FF0000"/>
                <w:sz w:val="16"/>
                <w:szCs w:val="16"/>
              </w:rPr>
            </w:pPr>
          </w:p>
        </w:tc>
        <w:tc>
          <w:tcPr>
            <w:tcW w:w="806" w:type="dxa"/>
            <w:tcBorders>
              <w:top w:val="nil"/>
              <w:left w:val="nil"/>
              <w:bottom w:val="single" w:sz="4" w:space="0" w:color="auto"/>
              <w:right w:val="single" w:sz="4" w:space="0" w:color="auto"/>
            </w:tcBorders>
            <w:vAlign w:val="center"/>
          </w:tcPr>
          <w:p w14:paraId="29F7F124" w14:textId="29E937FF" w:rsidR="001A6B87" w:rsidRPr="00C30973" w:rsidRDefault="001A6B87" w:rsidP="00C30973">
            <w:pPr>
              <w:jc w:val="center"/>
              <w:rPr>
                <w:rFonts w:cs="Tahoma"/>
                <w:color w:val="FF0000"/>
                <w:sz w:val="16"/>
                <w:szCs w:val="16"/>
              </w:rPr>
            </w:pPr>
          </w:p>
        </w:tc>
        <w:tc>
          <w:tcPr>
            <w:tcW w:w="1058" w:type="dxa"/>
            <w:tcBorders>
              <w:top w:val="nil"/>
              <w:left w:val="nil"/>
              <w:bottom w:val="single" w:sz="4" w:space="0" w:color="auto"/>
              <w:right w:val="single" w:sz="4" w:space="0" w:color="auto"/>
            </w:tcBorders>
            <w:vAlign w:val="center"/>
          </w:tcPr>
          <w:p w14:paraId="27EAB2AB" w14:textId="7315FA04" w:rsidR="001A6B87" w:rsidRPr="00C30973" w:rsidRDefault="001A6B87" w:rsidP="00C30973">
            <w:pPr>
              <w:jc w:val="center"/>
              <w:rPr>
                <w:rFonts w:cs="Tahoma"/>
                <w:color w:val="FF0000"/>
                <w:sz w:val="16"/>
                <w:szCs w:val="16"/>
              </w:rPr>
            </w:pPr>
          </w:p>
        </w:tc>
        <w:tc>
          <w:tcPr>
            <w:tcW w:w="1040" w:type="dxa"/>
            <w:tcBorders>
              <w:top w:val="nil"/>
              <w:left w:val="nil"/>
              <w:bottom w:val="single" w:sz="4" w:space="0" w:color="auto"/>
              <w:right w:val="single" w:sz="4" w:space="0" w:color="auto"/>
            </w:tcBorders>
            <w:vAlign w:val="center"/>
          </w:tcPr>
          <w:p w14:paraId="71D5139F" w14:textId="2D255720" w:rsidR="001A6B87" w:rsidRPr="00C30973" w:rsidRDefault="001A6B87" w:rsidP="00C30973">
            <w:pPr>
              <w:jc w:val="center"/>
              <w:rPr>
                <w:rFonts w:cs="Tahoma"/>
                <w:color w:val="FF0000"/>
                <w:sz w:val="16"/>
                <w:szCs w:val="16"/>
              </w:rPr>
            </w:pPr>
          </w:p>
        </w:tc>
        <w:tc>
          <w:tcPr>
            <w:tcW w:w="2914" w:type="dxa"/>
            <w:tcBorders>
              <w:top w:val="nil"/>
              <w:left w:val="nil"/>
              <w:bottom w:val="single" w:sz="4" w:space="0" w:color="auto"/>
              <w:right w:val="single" w:sz="4" w:space="0" w:color="auto"/>
            </w:tcBorders>
            <w:vAlign w:val="center"/>
          </w:tcPr>
          <w:p w14:paraId="165EC23C" w14:textId="4F93EB0C" w:rsidR="001A6B87" w:rsidRPr="00C30973" w:rsidRDefault="001A6B87" w:rsidP="001A6B87">
            <w:pPr>
              <w:rPr>
                <w:rFonts w:cs="Tahoma"/>
                <w:color w:val="FF0000"/>
                <w:sz w:val="16"/>
                <w:szCs w:val="16"/>
              </w:rPr>
            </w:pPr>
          </w:p>
        </w:tc>
      </w:tr>
      <w:tr w:rsidR="001A6B87" w:rsidRPr="001A6B87" w14:paraId="78EE044D" w14:textId="77777777" w:rsidTr="001319A4">
        <w:trPr>
          <w:trHeight w:val="255"/>
        </w:trPr>
        <w:tc>
          <w:tcPr>
            <w:tcW w:w="479" w:type="dxa"/>
            <w:tcBorders>
              <w:top w:val="nil"/>
              <w:left w:val="single" w:sz="4" w:space="0" w:color="auto"/>
              <w:bottom w:val="single" w:sz="4" w:space="0" w:color="auto"/>
              <w:right w:val="single" w:sz="4" w:space="0" w:color="auto"/>
            </w:tcBorders>
            <w:vAlign w:val="bottom"/>
          </w:tcPr>
          <w:p w14:paraId="7034D333" w14:textId="00D8BD00" w:rsidR="001A6B87" w:rsidRPr="001A6B87" w:rsidRDefault="001A6B87" w:rsidP="001A6B87">
            <w:pPr>
              <w:jc w:val="center"/>
              <w:rPr>
                <w:rFonts w:cs="Tahoma"/>
                <w:sz w:val="16"/>
                <w:szCs w:val="16"/>
              </w:rPr>
            </w:pPr>
          </w:p>
        </w:tc>
        <w:tc>
          <w:tcPr>
            <w:tcW w:w="1594" w:type="dxa"/>
            <w:tcBorders>
              <w:top w:val="nil"/>
              <w:left w:val="nil"/>
              <w:bottom w:val="single" w:sz="4" w:space="0" w:color="auto"/>
              <w:right w:val="single" w:sz="4" w:space="0" w:color="auto"/>
            </w:tcBorders>
            <w:vAlign w:val="center"/>
          </w:tcPr>
          <w:p w14:paraId="35973E18" w14:textId="1C90FA22" w:rsidR="001A6B87" w:rsidRPr="001A6B87" w:rsidRDefault="001A6B87" w:rsidP="001A6B87">
            <w:pPr>
              <w:rPr>
                <w:rFonts w:cs="Tahoma"/>
                <w:sz w:val="16"/>
                <w:szCs w:val="16"/>
              </w:rPr>
            </w:pPr>
          </w:p>
        </w:tc>
        <w:tc>
          <w:tcPr>
            <w:tcW w:w="2269" w:type="dxa"/>
            <w:tcBorders>
              <w:top w:val="nil"/>
              <w:left w:val="nil"/>
              <w:bottom w:val="single" w:sz="4" w:space="0" w:color="auto"/>
              <w:right w:val="single" w:sz="4" w:space="0" w:color="auto"/>
            </w:tcBorders>
            <w:vAlign w:val="center"/>
          </w:tcPr>
          <w:p w14:paraId="0635EE39" w14:textId="7F5FE2E9" w:rsidR="001A6B87" w:rsidRPr="001A6B87" w:rsidRDefault="001A6B87" w:rsidP="00C30973">
            <w:pPr>
              <w:jc w:val="center"/>
              <w:rPr>
                <w:rFonts w:cs="Tahoma"/>
                <w:sz w:val="16"/>
                <w:szCs w:val="16"/>
              </w:rPr>
            </w:pPr>
          </w:p>
        </w:tc>
        <w:tc>
          <w:tcPr>
            <w:tcW w:w="806" w:type="dxa"/>
            <w:tcBorders>
              <w:top w:val="nil"/>
              <w:left w:val="nil"/>
              <w:bottom w:val="single" w:sz="4" w:space="0" w:color="auto"/>
              <w:right w:val="single" w:sz="4" w:space="0" w:color="auto"/>
            </w:tcBorders>
            <w:vAlign w:val="center"/>
          </w:tcPr>
          <w:p w14:paraId="5E00A977" w14:textId="0C8C4137" w:rsidR="001A6B87" w:rsidRPr="001A6B87" w:rsidRDefault="001A6B87" w:rsidP="00C30973">
            <w:pPr>
              <w:jc w:val="center"/>
              <w:rPr>
                <w:rFonts w:cs="Tahoma"/>
                <w:sz w:val="16"/>
                <w:szCs w:val="16"/>
              </w:rPr>
            </w:pPr>
          </w:p>
        </w:tc>
        <w:tc>
          <w:tcPr>
            <w:tcW w:w="1058" w:type="dxa"/>
            <w:tcBorders>
              <w:top w:val="nil"/>
              <w:left w:val="nil"/>
              <w:bottom w:val="single" w:sz="4" w:space="0" w:color="auto"/>
              <w:right w:val="single" w:sz="4" w:space="0" w:color="auto"/>
            </w:tcBorders>
            <w:vAlign w:val="center"/>
          </w:tcPr>
          <w:p w14:paraId="5A72333D" w14:textId="296E1672" w:rsidR="001A6B87" w:rsidRPr="001A6B87" w:rsidRDefault="001A6B87" w:rsidP="00C30973">
            <w:pPr>
              <w:jc w:val="center"/>
              <w:rPr>
                <w:rFonts w:cs="Tahoma"/>
                <w:sz w:val="16"/>
                <w:szCs w:val="16"/>
              </w:rPr>
            </w:pPr>
          </w:p>
        </w:tc>
        <w:tc>
          <w:tcPr>
            <w:tcW w:w="1040" w:type="dxa"/>
            <w:tcBorders>
              <w:top w:val="nil"/>
              <w:left w:val="nil"/>
              <w:bottom w:val="single" w:sz="4" w:space="0" w:color="auto"/>
              <w:right w:val="single" w:sz="4" w:space="0" w:color="auto"/>
            </w:tcBorders>
            <w:vAlign w:val="center"/>
          </w:tcPr>
          <w:p w14:paraId="6A249269" w14:textId="7BAEA59B" w:rsidR="001A6B87" w:rsidRPr="001A6B87" w:rsidRDefault="001A6B87" w:rsidP="00C30973">
            <w:pPr>
              <w:jc w:val="center"/>
              <w:rPr>
                <w:rFonts w:cs="Tahoma"/>
                <w:sz w:val="16"/>
                <w:szCs w:val="16"/>
              </w:rPr>
            </w:pPr>
          </w:p>
        </w:tc>
        <w:tc>
          <w:tcPr>
            <w:tcW w:w="2914" w:type="dxa"/>
            <w:tcBorders>
              <w:top w:val="nil"/>
              <w:left w:val="nil"/>
              <w:bottom w:val="single" w:sz="4" w:space="0" w:color="auto"/>
              <w:right w:val="single" w:sz="4" w:space="0" w:color="auto"/>
            </w:tcBorders>
            <w:vAlign w:val="center"/>
          </w:tcPr>
          <w:p w14:paraId="1811AB86" w14:textId="3DDB8445" w:rsidR="001A6B87" w:rsidRPr="001A6B87" w:rsidRDefault="001A6B87" w:rsidP="001A6B87">
            <w:pPr>
              <w:rPr>
                <w:rFonts w:cs="Tahoma"/>
                <w:sz w:val="16"/>
                <w:szCs w:val="16"/>
              </w:rPr>
            </w:pPr>
          </w:p>
        </w:tc>
      </w:tr>
      <w:tr w:rsidR="001A6B87" w:rsidRPr="001A6B87" w14:paraId="6F25244A" w14:textId="77777777" w:rsidTr="001319A4">
        <w:trPr>
          <w:trHeight w:val="255"/>
        </w:trPr>
        <w:tc>
          <w:tcPr>
            <w:tcW w:w="479" w:type="dxa"/>
            <w:tcBorders>
              <w:top w:val="nil"/>
              <w:left w:val="single" w:sz="4" w:space="0" w:color="auto"/>
              <w:bottom w:val="single" w:sz="4" w:space="0" w:color="auto"/>
              <w:right w:val="single" w:sz="4" w:space="0" w:color="auto"/>
            </w:tcBorders>
            <w:vAlign w:val="bottom"/>
          </w:tcPr>
          <w:p w14:paraId="5E27E8E5" w14:textId="6C595922" w:rsidR="001A6B87" w:rsidRPr="001A6B87" w:rsidRDefault="001A6B87" w:rsidP="001A6B87">
            <w:pPr>
              <w:jc w:val="center"/>
              <w:rPr>
                <w:rFonts w:cs="Tahoma"/>
                <w:sz w:val="16"/>
                <w:szCs w:val="16"/>
              </w:rPr>
            </w:pPr>
          </w:p>
        </w:tc>
        <w:tc>
          <w:tcPr>
            <w:tcW w:w="1594" w:type="dxa"/>
            <w:tcBorders>
              <w:top w:val="nil"/>
              <w:left w:val="nil"/>
              <w:bottom w:val="single" w:sz="4" w:space="0" w:color="auto"/>
              <w:right w:val="single" w:sz="4" w:space="0" w:color="auto"/>
            </w:tcBorders>
            <w:vAlign w:val="center"/>
          </w:tcPr>
          <w:p w14:paraId="3C1E7AD3" w14:textId="194AF9AE" w:rsidR="001A6B87" w:rsidRPr="001A6B87" w:rsidRDefault="001A6B87" w:rsidP="001A6B87">
            <w:pPr>
              <w:rPr>
                <w:rFonts w:cs="Tahoma"/>
                <w:sz w:val="16"/>
                <w:szCs w:val="16"/>
              </w:rPr>
            </w:pPr>
          </w:p>
        </w:tc>
        <w:tc>
          <w:tcPr>
            <w:tcW w:w="2269" w:type="dxa"/>
            <w:tcBorders>
              <w:top w:val="nil"/>
              <w:left w:val="nil"/>
              <w:bottom w:val="single" w:sz="4" w:space="0" w:color="auto"/>
              <w:right w:val="single" w:sz="4" w:space="0" w:color="auto"/>
            </w:tcBorders>
            <w:vAlign w:val="center"/>
          </w:tcPr>
          <w:p w14:paraId="785ABE20" w14:textId="4444AA6D" w:rsidR="001A6B87" w:rsidRPr="001A6B87" w:rsidRDefault="001A6B87" w:rsidP="00C30973">
            <w:pPr>
              <w:jc w:val="center"/>
              <w:rPr>
                <w:rFonts w:cs="Tahoma"/>
                <w:sz w:val="16"/>
                <w:szCs w:val="16"/>
              </w:rPr>
            </w:pPr>
          </w:p>
        </w:tc>
        <w:tc>
          <w:tcPr>
            <w:tcW w:w="806" w:type="dxa"/>
            <w:tcBorders>
              <w:top w:val="nil"/>
              <w:left w:val="nil"/>
              <w:bottom w:val="single" w:sz="4" w:space="0" w:color="auto"/>
              <w:right w:val="single" w:sz="4" w:space="0" w:color="auto"/>
            </w:tcBorders>
            <w:vAlign w:val="center"/>
          </w:tcPr>
          <w:p w14:paraId="4C3CCAC9" w14:textId="76142836" w:rsidR="001A6B87" w:rsidRPr="001A6B87" w:rsidRDefault="001A6B87" w:rsidP="00C30973">
            <w:pPr>
              <w:jc w:val="center"/>
              <w:rPr>
                <w:rFonts w:cs="Tahoma"/>
                <w:sz w:val="16"/>
                <w:szCs w:val="16"/>
              </w:rPr>
            </w:pPr>
          </w:p>
        </w:tc>
        <w:tc>
          <w:tcPr>
            <w:tcW w:w="1058" w:type="dxa"/>
            <w:tcBorders>
              <w:top w:val="nil"/>
              <w:left w:val="nil"/>
              <w:bottom w:val="single" w:sz="4" w:space="0" w:color="auto"/>
              <w:right w:val="single" w:sz="4" w:space="0" w:color="auto"/>
            </w:tcBorders>
            <w:vAlign w:val="center"/>
          </w:tcPr>
          <w:p w14:paraId="533C4FEB" w14:textId="77745097" w:rsidR="001A6B87" w:rsidRPr="001A6B87" w:rsidRDefault="001A6B87" w:rsidP="00C30973">
            <w:pPr>
              <w:jc w:val="center"/>
              <w:rPr>
                <w:rFonts w:cs="Tahoma"/>
                <w:sz w:val="16"/>
                <w:szCs w:val="16"/>
              </w:rPr>
            </w:pPr>
          </w:p>
        </w:tc>
        <w:tc>
          <w:tcPr>
            <w:tcW w:w="1040" w:type="dxa"/>
            <w:tcBorders>
              <w:top w:val="nil"/>
              <w:left w:val="nil"/>
              <w:bottom w:val="single" w:sz="4" w:space="0" w:color="auto"/>
              <w:right w:val="single" w:sz="4" w:space="0" w:color="auto"/>
            </w:tcBorders>
            <w:vAlign w:val="center"/>
          </w:tcPr>
          <w:p w14:paraId="4BD2CE7A" w14:textId="04060ED9" w:rsidR="001A6B87" w:rsidRPr="001A6B87" w:rsidRDefault="001A6B87" w:rsidP="00C30973">
            <w:pPr>
              <w:jc w:val="center"/>
              <w:rPr>
                <w:rFonts w:cs="Tahoma"/>
                <w:sz w:val="16"/>
                <w:szCs w:val="16"/>
              </w:rPr>
            </w:pPr>
          </w:p>
        </w:tc>
        <w:tc>
          <w:tcPr>
            <w:tcW w:w="2914" w:type="dxa"/>
            <w:tcBorders>
              <w:top w:val="nil"/>
              <w:left w:val="nil"/>
              <w:bottom w:val="single" w:sz="4" w:space="0" w:color="auto"/>
              <w:right w:val="single" w:sz="4" w:space="0" w:color="auto"/>
            </w:tcBorders>
            <w:vAlign w:val="center"/>
          </w:tcPr>
          <w:p w14:paraId="7147EB92" w14:textId="15D769E4" w:rsidR="001A6B87" w:rsidRPr="001A6B87" w:rsidRDefault="001A6B87" w:rsidP="001A6B87">
            <w:pPr>
              <w:rPr>
                <w:rFonts w:cs="Tahoma"/>
                <w:sz w:val="16"/>
                <w:szCs w:val="16"/>
              </w:rPr>
            </w:pPr>
          </w:p>
        </w:tc>
      </w:tr>
    </w:tbl>
    <w:p w14:paraId="422EC902" w14:textId="364DE5BD" w:rsidR="00DE4F46" w:rsidRDefault="00011F10" w:rsidP="000E78B3">
      <w:pPr>
        <w:pStyle w:val="Heading1"/>
      </w:pPr>
      <w:bookmarkStart w:id="27" w:name="_Toc178603781"/>
      <w:bookmarkStart w:id="28" w:name="_Toc203550382"/>
      <w:r>
        <w:t xml:space="preserve">Flyback </w:t>
      </w:r>
      <w:r w:rsidR="00DE4F46" w:rsidRPr="00FF1463">
        <w:t>Transformer Specificatio</w:t>
      </w:r>
      <w:r w:rsidR="005975C9">
        <w:t>n</w:t>
      </w:r>
      <w:bookmarkEnd w:id="27"/>
      <w:bookmarkEnd w:id="28"/>
    </w:p>
    <w:p w14:paraId="0F0F6606" w14:textId="3BFE9D90" w:rsidR="00347A0B" w:rsidRPr="001319A4" w:rsidRDefault="00C53A87" w:rsidP="001319A4">
      <w:pPr>
        <w:pStyle w:val="Heading2"/>
      </w:pPr>
      <w:bookmarkStart w:id="29" w:name="_Toc514036530"/>
      <w:bookmarkStart w:id="30" w:name="_Toc393092336"/>
      <w:bookmarkStart w:id="31" w:name="_Toc178603782"/>
      <w:bookmarkStart w:id="32" w:name="_Toc203550383"/>
      <w:r w:rsidRPr="007D49C7">
        <w:t xml:space="preserve">Electrical </w:t>
      </w:r>
      <w:bookmarkEnd w:id="29"/>
      <w:bookmarkEnd w:id="30"/>
      <w:r w:rsidR="003F3A50">
        <w:t xml:space="preserve">Connection </w:t>
      </w:r>
      <w:r>
        <w:t>Diagram</w:t>
      </w:r>
      <w:bookmarkStart w:id="33" w:name="_Toc514036537"/>
      <w:bookmarkEnd w:id="24"/>
      <w:bookmarkEnd w:id="31"/>
      <w:bookmarkEnd w:id="32"/>
    </w:p>
    <w:p w14:paraId="43A70D01" w14:textId="45E137FB" w:rsidR="00014C44" w:rsidRDefault="00C30BDE" w:rsidP="00014C44">
      <w:pPr>
        <w:pStyle w:val="Heading2"/>
      </w:pPr>
      <w:bookmarkStart w:id="34" w:name="_Toc178603783"/>
      <w:bookmarkStart w:id="35" w:name="_Toc203550384"/>
      <w:r w:rsidRPr="007D49C7">
        <w:t xml:space="preserve">Electrical </w:t>
      </w:r>
      <w:r>
        <w:t>Specifications</w:t>
      </w:r>
      <w:bookmarkStart w:id="36" w:name="_Toc178603784"/>
      <w:bookmarkStart w:id="37" w:name="_Toc203550385"/>
      <w:bookmarkEnd w:id="34"/>
      <w:bookmarkEnd w:id="35"/>
    </w:p>
    <w:tbl>
      <w:tblPr>
        <w:tblW w:w="981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530"/>
        <w:gridCol w:w="6660"/>
        <w:gridCol w:w="1620"/>
      </w:tblGrid>
      <w:tr w:rsidR="00014C44" w:rsidRPr="003064CE" w14:paraId="706243E9" w14:textId="77777777" w:rsidTr="00014C44">
        <w:trPr>
          <w:trHeight w:val="181"/>
        </w:trPr>
        <w:tc>
          <w:tcPr>
            <w:tcW w:w="1530" w:type="dxa"/>
            <w:shd w:val="clear" w:color="auto" w:fill="0078AB"/>
            <w:tcMar>
              <w:top w:w="115" w:type="dxa"/>
              <w:left w:w="115" w:type="dxa"/>
              <w:bottom w:w="115" w:type="dxa"/>
              <w:right w:w="115" w:type="dxa"/>
            </w:tcMar>
            <w:vAlign w:val="center"/>
          </w:tcPr>
          <w:p w14:paraId="29499A3D" w14:textId="3D286811" w:rsidR="00014C44" w:rsidRPr="000E42EB" w:rsidRDefault="00014C44" w:rsidP="00FC3209">
            <w:pPr>
              <w:pStyle w:val="TableCheadTableStyles"/>
              <w:rPr>
                <w:rFonts w:ascii="Calibri" w:hAnsi="Calibri" w:cs="Calibri"/>
                <w:b/>
                <w:bCs/>
              </w:rPr>
            </w:pPr>
            <w:r>
              <w:rPr>
                <w:rFonts w:ascii="Calibri" w:hAnsi="Calibri" w:cs="Calibri"/>
                <w:b/>
                <w:bCs/>
              </w:rPr>
              <w:t>Parameter</w:t>
            </w:r>
          </w:p>
        </w:tc>
        <w:tc>
          <w:tcPr>
            <w:tcW w:w="6660" w:type="dxa"/>
            <w:shd w:val="clear" w:color="auto" w:fill="0078AB"/>
            <w:tcMar>
              <w:top w:w="115" w:type="dxa"/>
              <w:left w:w="115" w:type="dxa"/>
              <w:bottom w:w="115" w:type="dxa"/>
              <w:right w:w="115" w:type="dxa"/>
            </w:tcMar>
            <w:vAlign w:val="center"/>
          </w:tcPr>
          <w:p w14:paraId="07AEDED8" w14:textId="79CF7A77" w:rsidR="00014C44" w:rsidRPr="000E42EB" w:rsidRDefault="00014C44" w:rsidP="00FC3209">
            <w:pPr>
              <w:pStyle w:val="TableCheadTableStyles"/>
              <w:rPr>
                <w:rFonts w:ascii="Calibri" w:hAnsi="Calibri" w:cs="Calibri"/>
                <w:b/>
                <w:bCs/>
              </w:rPr>
            </w:pPr>
            <w:r>
              <w:rPr>
                <w:rFonts w:ascii="Calibri" w:hAnsi="Calibri" w:cs="Calibri"/>
                <w:b/>
                <w:bCs/>
              </w:rPr>
              <w:t>Condition</w:t>
            </w:r>
          </w:p>
        </w:tc>
        <w:tc>
          <w:tcPr>
            <w:tcW w:w="1620" w:type="dxa"/>
            <w:shd w:val="clear" w:color="auto" w:fill="0078AB"/>
            <w:tcMar>
              <w:top w:w="115" w:type="dxa"/>
              <w:left w:w="115" w:type="dxa"/>
              <w:bottom w:w="115" w:type="dxa"/>
              <w:right w:w="115" w:type="dxa"/>
            </w:tcMar>
            <w:vAlign w:val="center"/>
          </w:tcPr>
          <w:p w14:paraId="5AA7BF49" w14:textId="690DED4C" w:rsidR="00014C44" w:rsidRPr="000E42EB" w:rsidRDefault="00014C44" w:rsidP="00FC3209">
            <w:pPr>
              <w:pStyle w:val="TableCheadTableStyles"/>
              <w:rPr>
                <w:rFonts w:ascii="Calibri" w:hAnsi="Calibri" w:cs="Calibri"/>
                <w:b/>
                <w:bCs/>
              </w:rPr>
            </w:pPr>
            <w:r>
              <w:rPr>
                <w:rFonts w:ascii="Calibri" w:hAnsi="Calibri" w:cs="Calibri"/>
                <w:b/>
                <w:bCs/>
              </w:rPr>
              <w:t>Specification</w:t>
            </w:r>
          </w:p>
        </w:tc>
      </w:tr>
      <w:tr w:rsidR="00014C44" w:rsidRPr="003064CE" w14:paraId="51D1DEB6" w14:textId="77777777" w:rsidTr="00014C44">
        <w:trPr>
          <w:trHeight w:val="255"/>
        </w:trPr>
        <w:tc>
          <w:tcPr>
            <w:tcW w:w="1530" w:type="dxa"/>
            <w:shd w:val="clear" w:color="auto" w:fill="FFFFFF"/>
            <w:tcMar>
              <w:top w:w="115" w:type="dxa"/>
              <w:left w:w="115" w:type="dxa"/>
              <w:bottom w:w="115" w:type="dxa"/>
              <w:right w:w="115" w:type="dxa"/>
            </w:tcMar>
            <w:vAlign w:val="center"/>
          </w:tcPr>
          <w:p w14:paraId="139EFEC5" w14:textId="6F173372" w:rsidR="00014C44" w:rsidRPr="0064280C" w:rsidRDefault="00014C44" w:rsidP="00014C44">
            <w:pPr>
              <w:pStyle w:val="BodyText"/>
              <w:rPr>
                <w:sz w:val="18"/>
                <w:szCs w:val="18"/>
              </w:rPr>
            </w:pPr>
          </w:p>
        </w:tc>
        <w:tc>
          <w:tcPr>
            <w:tcW w:w="6660" w:type="dxa"/>
            <w:shd w:val="clear" w:color="auto" w:fill="FFFFFF"/>
            <w:tcMar>
              <w:top w:w="115" w:type="dxa"/>
              <w:left w:w="115" w:type="dxa"/>
              <w:bottom w:w="115" w:type="dxa"/>
              <w:right w:w="115" w:type="dxa"/>
            </w:tcMar>
            <w:vAlign w:val="center"/>
          </w:tcPr>
          <w:p w14:paraId="55A07E38" w14:textId="4B25400E" w:rsidR="00014C44" w:rsidRPr="0064280C" w:rsidRDefault="00014C44" w:rsidP="00014C44">
            <w:pPr>
              <w:pStyle w:val="BodyText"/>
              <w:rPr>
                <w:color w:val="000000"/>
                <w:sz w:val="18"/>
                <w:szCs w:val="18"/>
              </w:rPr>
            </w:pPr>
          </w:p>
        </w:tc>
        <w:tc>
          <w:tcPr>
            <w:tcW w:w="1620" w:type="dxa"/>
            <w:shd w:val="clear" w:color="auto" w:fill="FFFFFF"/>
            <w:tcMar>
              <w:top w:w="115" w:type="dxa"/>
              <w:left w:w="115" w:type="dxa"/>
              <w:bottom w:w="115" w:type="dxa"/>
              <w:right w:w="115" w:type="dxa"/>
            </w:tcMar>
            <w:vAlign w:val="center"/>
          </w:tcPr>
          <w:p w14:paraId="0916FC18" w14:textId="31EF79ED" w:rsidR="00014C44" w:rsidRPr="0064280C" w:rsidRDefault="00014C44" w:rsidP="00014C44">
            <w:pPr>
              <w:pStyle w:val="TableCbodyTableStyles"/>
              <w:rPr>
                <w:rFonts w:ascii="Calibri" w:hAnsi="Calibri" w:cs="Calibri"/>
              </w:rPr>
            </w:pPr>
          </w:p>
        </w:tc>
      </w:tr>
    </w:tbl>
    <w:p w14:paraId="69C9A125" w14:textId="77777777" w:rsidR="00014C44" w:rsidRPr="00014C44" w:rsidRDefault="00014C44" w:rsidP="00014C44"/>
    <w:p w14:paraId="711E0171" w14:textId="5A0D19E3" w:rsidR="00F5595D" w:rsidRDefault="00F5595D" w:rsidP="002020A1">
      <w:pPr>
        <w:pStyle w:val="Heading2"/>
      </w:pPr>
      <w:r>
        <w:t>Materials</w:t>
      </w:r>
      <w:bookmarkEnd w:id="36"/>
      <w:bookmarkEnd w:id="37"/>
    </w:p>
    <w:tbl>
      <w:tblPr>
        <w:tblW w:w="981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2970"/>
        <w:gridCol w:w="6840"/>
      </w:tblGrid>
      <w:tr w:rsidR="00014C44" w:rsidRPr="003064CE" w14:paraId="2B97F4B4" w14:textId="77777777" w:rsidTr="000F222B">
        <w:trPr>
          <w:trHeight w:val="181"/>
        </w:trPr>
        <w:tc>
          <w:tcPr>
            <w:tcW w:w="2970" w:type="dxa"/>
            <w:shd w:val="clear" w:color="auto" w:fill="0078AB"/>
            <w:tcMar>
              <w:top w:w="115" w:type="dxa"/>
              <w:left w:w="115" w:type="dxa"/>
              <w:bottom w:w="115" w:type="dxa"/>
              <w:right w:w="115" w:type="dxa"/>
            </w:tcMar>
            <w:vAlign w:val="center"/>
          </w:tcPr>
          <w:p w14:paraId="51AE1476" w14:textId="2CB8C337" w:rsidR="00014C44" w:rsidRPr="000E42EB" w:rsidRDefault="00014C44" w:rsidP="00FC3209">
            <w:pPr>
              <w:pStyle w:val="TableCheadTableStyles"/>
              <w:rPr>
                <w:rFonts w:ascii="Calibri" w:hAnsi="Calibri" w:cs="Calibri"/>
                <w:b/>
                <w:bCs/>
              </w:rPr>
            </w:pPr>
            <w:r>
              <w:rPr>
                <w:rFonts w:ascii="Calibri" w:hAnsi="Calibri" w:cs="Calibri"/>
                <w:b/>
                <w:bCs/>
              </w:rPr>
              <w:t>Item</w:t>
            </w:r>
          </w:p>
        </w:tc>
        <w:tc>
          <w:tcPr>
            <w:tcW w:w="6840" w:type="dxa"/>
            <w:shd w:val="clear" w:color="auto" w:fill="0078AB"/>
            <w:tcMar>
              <w:top w:w="115" w:type="dxa"/>
              <w:left w:w="115" w:type="dxa"/>
              <w:bottom w:w="115" w:type="dxa"/>
              <w:right w:w="115" w:type="dxa"/>
            </w:tcMar>
            <w:vAlign w:val="center"/>
          </w:tcPr>
          <w:p w14:paraId="1E53E642" w14:textId="29E9E3E0" w:rsidR="00014C44" w:rsidRPr="000E42EB" w:rsidRDefault="00014C44" w:rsidP="00FC3209">
            <w:pPr>
              <w:pStyle w:val="TableCheadTableStyles"/>
              <w:rPr>
                <w:rFonts w:ascii="Calibri" w:hAnsi="Calibri" w:cs="Calibri"/>
                <w:b/>
                <w:bCs/>
              </w:rPr>
            </w:pPr>
            <w:r>
              <w:rPr>
                <w:rFonts w:ascii="Calibri" w:hAnsi="Calibri" w:cs="Calibri"/>
                <w:b/>
                <w:bCs/>
              </w:rPr>
              <w:t>Description</w:t>
            </w:r>
          </w:p>
        </w:tc>
      </w:tr>
      <w:tr w:rsidR="00014C44" w:rsidRPr="003064CE" w14:paraId="41020A97" w14:textId="77777777" w:rsidTr="000F222B">
        <w:trPr>
          <w:trHeight w:val="255"/>
        </w:trPr>
        <w:tc>
          <w:tcPr>
            <w:tcW w:w="2970" w:type="dxa"/>
            <w:shd w:val="clear" w:color="auto" w:fill="FFFFFF"/>
            <w:tcMar>
              <w:top w:w="115" w:type="dxa"/>
              <w:left w:w="115" w:type="dxa"/>
              <w:bottom w:w="115" w:type="dxa"/>
              <w:right w:w="115" w:type="dxa"/>
            </w:tcMar>
            <w:vAlign w:val="center"/>
          </w:tcPr>
          <w:p w14:paraId="7F937846" w14:textId="43980EFA" w:rsidR="00014C44" w:rsidRPr="0064280C" w:rsidRDefault="00014C44" w:rsidP="00FC3209">
            <w:pPr>
              <w:pStyle w:val="BodyText"/>
              <w:rPr>
                <w:sz w:val="18"/>
                <w:szCs w:val="18"/>
              </w:rPr>
            </w:pPr>
          </w:p>
        </w:tc>
        <w:tc>
          <w:tcPr>
            <w:tcW w:w="6840" w:type="dxa"/>
            <w:shd w:val="clear" w:color="auto" w:fill="FFFFFF"/>
            <w:tcMar>
              <w:top w:w="115" w:type="dxa"/>
              <w:left w:w="115" w:type="dxa"/>
              <w:bottom w:w="115" w:type="dxa"/>
              <w:right w:w="115" w:type="dxa"/>
            </w:tcMar>
            <w:vAlign w:val="center"/>
          </w:tcPr>
          <w:p w14:paraId="577A224B" w14:textId="72F88876" w:rsidR="00014C44" w:rsidRPr="0064280C" w:rsidRDefault="00014C44" w:rsidP="00FC3209">
            <w:pPr>
              <w:pStyle w:val="BodyText"/>
              <w:rPr>
                <w:color w:val="000000"/>
                <w:sz w:val="18"/>
                <w:szCs w:val="18"/>
              </w:rPr>
            </w:pPr>
          </w:p>
        </w:tc>
      </w:tr>
    </w:tbl>
    <w:p w14:paraId="29141978" w14:textId="77777777" w:rsidR="00CD7B0E" w:rsidRPr="00CD7B0E" w:rsidRDefault="00CD7B0E" w:rsidP="00CD7B0E"/>
    <w:p w14:paraId="0FB1F388" w14:textId="38A23710" w:rsidR="00D749E5" w:rsidRDefault="00C30BDE" w:rsidP="00D749E5">
      <w:pPr>
        <w:pStyle w:val="Heading2"/>
      </w:pPr>
      <w:bookmarkStart w:id="38" w:name="_Toc178603785"/>
      <w:bookmarkStart w:id="39" w:name="_Toc203550386"/>
      <w:r>
        <w:t>Transformer Build Diagram</w:t>
      </w:r>
      <w:bookmarkEnd w:id="38"/>
      <w:bookmarkEnd w:id="39"/>
    </w:p>
    <w:p w14:paraId="54D150E4" w14:textId="52B0EB8C" w:rsidR="00C30BDE" w:rsidRDefault="00C30BDE" w:rsidP="002020A1">
      <w:pPr>
        <w:pStyle w:val="Heading2"/>
      </w:pPr>
      <w:bookmarkStart w:id="40" w:name="_Toc178603786"/>
      <w:bookmarkStart w:id="41" w:name="_Toc203550387"/>
      <w:bookmarkStart w:id="42" w:name="_Hlk170733540"/>
      <w:r>
        <w:t xml:space="preserve">Winding </w:t>
      </w:r>
      <w:r w:rsidR="003F3A50">
        <w:t>Information</w:t>
      </w:r>
      <w:bookmarkEnd w:id="40"/>
      <w:bookmarkEnd w:id="41"/>
    </w:p>
    <w:bookmarkEnd w:id="42"/>
    <w:p w14:paraId="76BAEE48" w14:textId="77777777" w:rsidR="00D749E5" w:rsidRDefault="00D749E5" w:rsidP="00D749E5"/>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35"/>
        <w:gridCol w:w="4719"/>
        <w:gridCol w:w="2666"/>
      </w:tblGrid>
      <w:tr w:rsidR="00CD7B0E" w:rsidRPr="0058657F" w14:paraId="46ECC4CB" w14:textId="77777777" w:rsidTr="00AB450E">
        <w:tc>
          <w:tcPr>
            <w:tcW w:w="2335" w:type="dxa"/>
            <w:vAlign w:val="center"/>
          </w:tcPr>
          <w:p w14:paraId="2F3C64A4" w14:textId="7088176D" w:rsidR="00CD7B0E" w:rsidRPr="0058657F" w:rsidRDefault="00CD7B0E" w:rsidP="00BF511B">
            <w:pPr>
              <w:jc w:val="center"/>
              <w:rPr>
                <w:rFonts w:cs="Tahoma"/>
              </w:rPr>
            </w:pPr>
            <w:bookmarkStart w:id="43" w:name="_Hlk170733517"/>
          </w:p>
        </w:tc>
        <w:tc>
          <w:tcPr>
            <w:tcW w:w="4719" w:type="dxa"/>
          </w:tcPr>
          <w:p w14:paraId="3AEDB953" w14:textId="74781C0E" w:rsidR="00CD7B0E" w:rsidRPr="0058657F" w:rsidRDefault="00CD7B0E" w:rsidP="00BF511B">
            <w:pPr>
              <w:jc w:val="center"/>
              <w:rPr>
                <w:rFonts w:cs="Tahoma"/>
              </w:rPr>
            </w:pPr>
          </w:p>
        </w:tc>
        <w:tc>
          <w:tcPr>
            <w:tcW w:w="2666" w:type="dxa"/>
            <w:vAlign w:val="center"/>
          </w:tcPr>
          <w:p w14:paraId="026DBCB3" w14:textId="42273063" w:rsidR="00CD7B0E" w:rsidRPr="0058657F" w:rsidRDefault="00CD7B0E" w:rsidP="000B2A82">
            <w:pPr>
              <w:pStyle w:val="ListParagraph"/>
              <w:ind w:left="0"/>
              <w:rPr>
                <w:rFonts w:cs="Tahoma"/>
                <w:sz w:val="20"/>
              </w:rPr>
            </w:pPr>
          </w:p>
        </w:tc>
      </w:tr>
      <w:tr w:rsidR="00CD7B0E" w:rsidRPr="0058657F" w14:paraId="428A2A2C" w14:textId="77777777" w:rsidTr="001319A4">
        <w:trPr>
          <w:trHeight w:val="63"/>
        </w:trPr>
        <w:tc>
          <w:tcPr>
            <w:tcW w:w="2335" w:type="dxa"/>
            <w:vAlign w:val="center"/>
          </w:tcPr>
          <w:p w14:paraId="1C18762C" w14:textId="358B9526" w:rsidR="00CD7B0E" w:rsidRPr="0058657F" w:rsidRDefault="00CD7B0E" w:rsidP="001319A4">
            <w:pPr>
              <w:rPr>
                <w:rFonts w:cs="Tahoma"/>
                <w:b/>
                <w:sz w:val="20"/>
              </w:rPr>
            </w:pPr>
          </w:p>
        </w:tc>
        <w:tc>
          <w:tcPr>
            <w:tcW w:w="4719" w:type="dxa"/>
          </w:tcPr>
          <w:p w14:paraId="7949ECDF" w14:textId="495DFBA4" w:rsidR="00E877A6" w:rsidRPr="0058657F" w:rsidRDefault="00E877A6" w:rsidP="00BF511B">
            <w:pPr>
              <w:jc w:val="center"/>
              <w:rPr>
                <w:rFonts w:cs="Tahoma"/>
              </w:rPr>
            </w:pPr>
          </w:p>
        </w:tc>
        <w:tc>
          <w:tcPr>
            <w:tcW w:w="2666" w:type="dxa"/>
            <w:vAlign w:val="center"/>
          </w:tcPr>
          <w:p w14:paraId="241130CF" w14:textId="2FF79D65" w:rsidR="00CD7B0E" w:rsidRPr="0058657F" w:rsidRDefault="00CD7B0E" w:rsidP="00BF511B">
            <w:pPr>
              <w:rPr>
                <w:rFonts w:cs="Tahoma"/>
                <w:sz w:val="20"/>
              </w:rPr>
            </w:pPr>
          </w:p>
        </w:tc>
      </w:tr>
    </w:tbl>
    <w:p w14:paraId="68A0323F" w14:textId="1EFD76C9" w:rsidR="00393DE8" w:rsidRDefault="004F79CF" w:rsidP="00CD7B15">
      <w:pPr>
        <w:pStyle w:val="Heading1"/>
      </w:pPr>
      <w:bookmarkStart w:id="44" w:name="_Toc178603787"/>
      <w:bookmarkStart w:id="45" w:name="_Toc203550388"/>
      <w:bookmarkEnd w:id="33"/>
      <w:bookmarkEnd w:id="43"/>
      <w:r w:rsidRPr="00FF1463">
        <w:t>Performance Dat</w:t>
      </w:r>
      <w:bookmarkEnd w:id="44"/>
      <w:r w:rsidR="00014C44">
        <w:t>a</w:t>
      </w:r>
      <w:bookmarkStart w:id="46" w:name="_Toc514036548"/>
      <w:bookmarkStart w:id="47" w:name="_Toc350521166"/>
      <w:bookmarkEnd w:id="45"/>
    </w:p>
    <w:p w14:paraId="5628E0A7" w14:textId="77777777" w:rsidR="00014C44" w:rsidRPr="00014C44" w:rsidRDefault="00014C44" w:rsidP="00014C44"/>
    <w:p w14:paraId="33ED2F35" w14:textId="412C9E47" w:rsidR="005765A2" w:rsidRDefault="00DE4F46" w:rsidP="000E78B3">
      <w:pPr>
        <w:pStyle w:val="Heading1"/>
      </w:pPr>
      <w:bookmarkStart w:id="48" w:name="_Toc176929733"/>
      <w:bookmarkStart w:id="49" w:name="_Toc178603793"/>
      <w:bookmarkStart w:id="50" w:name="_Toc203550389"/>
      <w:r w:rsidRPr="00443201">
        <w:t>Waveforms</w:t>
      </w:r>
      <w:bookmarkEnd w:id="46"/>
      <w:bookmarkEnd w:id="47"/>
      <w:bookmarkEnd w:id="48"/>
      <w:bookmarkEnd w:id="49"/>
      <w:bookmarkEnd w:id="50"/>
    </w:p>
    <w:p w14:paraId="2E910956" w14:textId="77777777" w:rsidR="00014C44" w:rsidRPr="00014C44" w:rsidRDefault="00014C44" w:rsidP="00014C44"/>
    <w:p w14:paraId="2504C565" w14:textId="1B359AD7" w:rsidR="007E51FA" w:rsidRDefault="00635AFD" w:rsidP="000E78B3">
      <w:pPr>
        <w:pStyle w:val="Heading1"/>
      </w:pPr>
      <w:bookmarkStart w:id="51" w:name="_Toc176929765"/>
      <w:bookmarkStart w:id="52" w:name="_Toc178603795"/>
      <w:bookmarkStart w:id="53" w:name="_Toc203550390"/>
      <w:bookmarkStart w:id="54" w:name="_Toc514036561"/>
      <w:bookmarkStart w:id="55" w:name="_Toc350521171"/>
      <w:r>
        <w:t>Constant Voltage</w:t>
      </w:r>
      <w:bookmarkEnd w:id="51"/>
      <w:r>
        <w:t xml:space="preserve"> </w:t>
      </w:r>
      <w:bookmarkStart w:id="56" w:name="_Toc176929766"/>
      <w:bookmarkStart w:id="57" w:name="_Toc176929767"/>
      <w:bookmarkStart w:id="58" w:name="_Toc176929768"/>
      <w:bookmarkStart w:id="59" w:name="_Toc176928776"/>
      <w:bookmarkStart w:id="60" w:name="_Toc176929769"/>
      <w:bookmarkStart w:id="61" w:name="_Toc176929770"/>
      <w:bookmarkStart w:id="62" w:name="_Toc176929771"/>
      <w:bookmarkStart w:id="63" w:name="_Toc176929772"/>
      <w:bookmarkEnd w:id="56"/>
      <w:bookmarkEnd w:id="57"/>
      <w:bookmarkEnd w:id="58"/>
      <w:bookmarkEnd w:id="59"/>
      <w:bookmarkEnd w:id="60"/>
      <w:bookmarkEnd w:id="61"/>
      <w:bookmarkEnd w:id="62"/>
      <w:r w:rsidR="007E51FA">
        <w:t>PWM Dimming</w:t>
      </w:r>
      <w:bookmarkEnd w:id="52"/>
      <w:bookmarkEnd w:id="53"/>
      <w:bookmarkEnd w:id="63"/>
    </w:p>
    <w:p w14:paraId="4A61D996" w14:textId="77777777" w:rsidR="007E51FA" w:rsidRDefault="007E51FA" w:rsidP="00C62FE7">
      <w:pPr>
        <w:keepNext/>
        <w:rPr>
          <w:rFonts w:cs="Tahoma"/>
          <w:noProof/>
        </w:rPr>
      </w:pPr>
    </w:p>
    <w:p w14:paraId="7E48536B" w14:textId="77777777" w:rsidR="00966EDA" w:rsidRPr="00B02DAC" w:rsidRDefault="00966EDA" w:rsidP="00381DE6"/>
    <w:p w14:paraId="12CB09ED" w14:textId="03FBB790" w:rsidR="003E61CD" w:rsidRDefault="00B02DAC" w:rsidP="002020A1">
      <w:pPr>
        <w:pStyle w:val="Heading2"/>
      </w:pPr>
      <w:bookmarkStart w:id="64" w:name="_Toc176929773"/>
      <w:bookmarkStart w:id="65" w:name="_Toc178603796"/>
      <w:bookmarkStart w:id="66" w:name="_Toc203550391"/>
      <w:r>
        <w:lastRenderedPageBreak/>
        <w:t>PWM Dimming</w:t>
      </w:r>
      <w:bookmarkEnd w:id="64"/>
      <w:bookmarkEnd w:id="65"/>
      <w:bookmarkEnd w:id="66"/>
    </w:p>
    <w:p w14:paraId="4B5C8FDF" w14:textId="76E776A3" w:rsidR="00DE4F46" w:rsidRDefault="00DE4F46" w:rsidP="000E78B3">
      <w:pPr>
        <w:pStyle w:val="Heading1"/>
      </w:pPr>
      <w:bookmarkStart w:id="67" w:name="_Toc176929774"/>
      <w:bookmarkStart w:id="68" w:name="_Toc178603797"/>
      <w:bookmarkStart w:id="69" w:name="_Toc203550392"/>
      <w:r w:rsidRPr="00443201">
        <w:t>Conduct</w:t>
      </w:r>
      <w:r>
        <w:t>ed</w:t>
      </w:r>
      <w:r w:rsidRPr="00443201">
        <w:t xml:space="preserve"> EMI</w:t>
      </w:r>
      <w:bookmarkEnd w:id="54"/>
      <w:bookmarkEnd w:id="55"/>
      <w:bookmarkEnd w:id="67"/>
      <w:bookmarkEnd w:id="68"/>
      <w:bookmarkEnd w:id="69"/>
    </w:p>
    <w:p w14:paraId="72A95640" w14:textId="170B89CB" w:rsidR="00F87E16" w:rsidRDefault="00F87E16" w:rsidP="00F87E16">
      <w:pPr>
        <w:pStyle w:val="Heading2"/>
      </w:pPr>
      <w:bookmarkStart w:id="70" w:name="_Toc176929775"/>
      <w:bookmarkStart w:id="71" w:name="_Toc178603798"/>
      <w:bookmarkStart w:id="72" w:name="_Toc203550393"/>
      <w:r>
        <w:t>Test Set-up</w:t>
      </w:r>
      <w:bookmarkEnd w:id="70"/>
      <w:bookmarkEnd w:id="71"/>
      <w:bookmarkEnd w:id="72"/>
    </w:p>
    <w:p w14:paraId="5F94728D" w14:textId="552D64BB" w:rsidR="00F54D52" w:rsidRPr="001319A4" w:rsidRDefault="00E3113A" w:rsidP="001319A4">
      <w:pPr>
        <w:pStyle w:val="Heading2"/>
      </w:pPr>
      <w:bookmarkStart w:id="73" w:name="_Toc176928781"/>
      <w:bookmarkStart w:id="74" w:name="_Toc176929776"/>
      <w:bookmarkStart w:id="75" w:name="_Toc176928782"/>
      <w:bookmarkStart w:id="76" w:name="_Toc176929777"/>
      <w:bookmarkStart w:id="77" w:name="_Toc176928783"/>
      <w:bookmarkStart w:id="78" w:name="_Toc176929778"/>
      <w:bookmarkStart w:id="79" w:name="_Toc176928784"/>
      <w:bookmarkStart w:id="80" w:name="_Toc176929779"/>
      <w:bookmarkStart w:id="81" w:name="_Toc176928785"/>
      <w:bookmarkStart w:id="82" w:name="_Toc176929780"/>
      <w:bookmarkStart w:id="83" w:name="_Toc176928786"/>
      <w:bookmarkStart w:id="84" w:name="_Toc176929781"/>
      <w:bookmarkStart w:id="85" w:name="_Toc176929782"/>
      <w:bookmarkStart w:id="86" w:name="_Toc178603799"/>
      <w:bookmarkStart w:id="87" w:name="_Toc203550394"/>
      <w:bookmarkEnd w:id="73"/>
      <w:bookmarkEnd w:id="74"/>
      <w:bookmarkEnd w:id="75"/>
      <w:bookmarkEnd w:id="76"/>
      <w:bookmarkEnd w:id="77"/>
      <w:bookmarkEnd w:id="78"/>
      <w:bookmarkEnd w:id="79"/>
      <w:bookmarkEnd w:id="80"/>
      <w:bookmarkEnd w:id="81"/>
      <w:bookmarkEnd w:id="82"/>
      <w:bookmarkEnd w:id="83"/>
      <w:bookmarkEnd w:id="84"/>
      <w:r>
        <w:t xml:space="preserve">Floating </w:t>
      </w:r>
      <w:r w:rsidR="00F30522">
        <w:t>Output-</w:t>
      </w:r>
      <w:r w:rsidR="00E511E3">
        <w:t>L</w:t>
      </w:r>
      <w:r>
        <w:t xml:space="preserve">oad </w:t>
      </w:r>
      <w:r w:rsidR="00E511E3">
        <w:t>R</w:t>
      </w:r>
      <w:r>
        <w:t>esistor</w:t>
      </w:r>
      <w:bookmarkEnd w:id="85"/>
      <w:bookmarkEnd w:id="86"/>
      <w:bookmarkEnd w:id="87"/>
    </w:p>
    <w:p w14:paraId="3E0DDD70" w14:textId="77777777" w:rsidR="00F63D23" w:rsidRDefault="00F63D23" w:rsidP="000E78B3">
      <w:pPr>
        <w:pStyle w:val="Heading1"/>
      </w:pPr>
      <w:bookmarkStart w:id="88" w:name="_Toc510776437"/>
      <w:bookmarkStart w:id="89" w:name="_Toc176929783"/>
      <w:bookmarkStart w:id="90" w:name="_Toc178603800"/>
      <w:bookmarkStart w:id="91" w:name="_Toc203550395"/>
      <w:r>
        <w:t>Line Surge</w:t>
      </w:r>
      <w:bookmarkEnd w:id="88"/>
      <w:bookmarkEnd w:id="89"/>
      <w:bookmarkEnd w:id="90"/>
      <w:bookmarkEnd w:id="91"/>
    </w:p>
    <w:p w14:paraId="34F4F08C" w14:textId="77777777" w:rsidR="00F63D23" w:rsidRDefault="00F63D23" w:rsidP="002020A1">
      <w:pPr>
        <w:pStyle w:val="Heading2"/>
      </w:pPr>
      <w:bookmarkStart w:id="92" w:name="_Toc456095034"/>
      <w:bookmarkStart w:id="93" w:name="_Toc510776438"/>
      <w:bookmarkStart w:id="94" w:name="_Toc176929784"/>
      <w:bookmarkStart w:id="95" w:name="_Toc178603801"/>
      <w:bookmarkStart w:id="96" w:name="_Toc203550396"/>
      <w:r>
        <w:t>Combination Wave D</w:t>
      </w:r>
      <w:r w:rsidRPr="00DC10CB">
        <w:t>ifferential Mode Test</w:t>
      </w:r>
      <w:bookmarkEnd w:id="92"/>
      <w:bookmarkEnd w:id="93"/>
      <w:bookmarkEnd w:id="94"/>
      <w:bookmarkEnd w:id="95"/>
      <w:bookmarkEnd w:id="96"/>
    </w:p>
    <w:p w14:paraId="692A1479" w14:textId="4ABA5C04" w:rsidR="00AF66BA" w:rsidRDefault="00EB77A8" w:rsidP="00F5595D">
      <w:r>
        <w:t xml:space="preserve">Pass </w:t>
      </w:r>
      <w:r w:rsidR="00FC7BDC">
        <w:t>criterion is no output interruption.</w:t>
      </w:r>
      <w:bookmarkStart w:id="97" w:name="_Toc510776441"/>
    </w:p>
    <w:tbl>
      <w:tblPr>
        <w:tblW w:w="927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620"/>
        <w:gridCol w:w="1530"/>
        <w:gridCol w:w="1530"/>
        <w:gridCol w:w="1530"/>
        <w:gridCol w:w="1530"/>
        <w:gridCol w:w="1530"/>
      </w:tblGrid>
      <w:tr w:rsidR="000F222B" w:rsidRPr="003064CE" w14:paraId="290C2F2B" w14:textId="7620D3D3" w:rsidTr="00CD1822">
        <w:trPr>
          <w:trHeight w:val="181"/>
        </w:trPr>
        <w:tc>
          <w:tcPr>
            <w:tcW w:w="1620" w:type="dxa"/>
            <w:shd w:val="clear" w:color="auto" w:fill="0078AB"/>
            <w:tcMar>
              <w:top w:w="115" w:type="dxa"/>
              <w:left w:w="115" w:type="dxa"/>
              <w:bottom w:w="115" w:type="dxa"/>
              <w:right w:w="115" w:type="dxa"/>
            </w:tcMar>
            <w:vAlign w:val="center"/>
          </w:tcPr>
          <w:p w14:paraId="45D2AD41" w14:textId="07629F15" w:rsidR="000F222B" w:rsidRPr="00340E93" w:rsidRDefault="000F222B" w:rsidP="000F222B">
            <w:pPr>
              <w:pStyle w:val="TableCheadTableStyles"/>
              <w:rPr>
                <w:rFonts w:ascii="Calibri" w:hAnsi="Calibri" w:cs="Calibri"/>
                <w:b/>
                <w:bCs/>
                <w:szCs w:val="16"/>
              </w:rPr>
            </w:pPr>
            <w:r w:rsidRPr="00340E93">
              <w:rPr>
                <w:rFonts w:ascii="Calibri" w:hAnsi="Calibri" w:cs="Calibri"/>
                <w:b/>
                <w:szCs w:val="16"/>
              </w:rPr>
              <w:t>AC Input Voltage</w:t>
            </w:r>
            <w:r w:rsidRPr="00340E93">
              <w:rPr>
                <w:rFonts w:ascii="Calibri" w:hAnsi="Calibri" w:cs="Calibri"/>
                <w:b/>
                <w:szCs w:val="16"/>
              </w:rPr>
              <w:br/>
              <w:t>(VAC)</w:t>
            </w:r>
          </w:p>
        </w:tc>
        <w:tc>
          <w:tcPr>
            <w:tcW w:w="1530" w:type="dxa"/>
            <w:shd w:val="clear" w:color="auto" w:fill="0078AB"/>
            <w:tcMar>
              <w:top w:w="115" w:type="dxa"/>
              <w:left w:w="115" w:type="dxa"/>
              <w:bottom w:w="115" w:type="dxa"/>
              <w:right w:w="115" w:type="dxa"/>
            </w:tcMar>
            <w:vAlign w:val="center"/>
          </w:tcPr>
          <w:p w14:paraId="3E4D6B82" w14:textId="064DAFD2" w:rsidR="000F222B" w:rsidRPr="00340E93" w:rsidRDefault="000F222B" w:rsidP="000F222B">
            <w:pPr>
              <w:pStyle w:val="TableCheadTableStyles"/>
              <w:rPr>
                <w:rFonts w:ascii="Calibri" w:hAnsi="Calibri" w:cs="Calibri"/>
                <w:b/>
                <w:bCs/>
                <w:szCs w:val="16"/>
              </w:rPr>
            </w:pPr>
            <w:r w:rsidRPr="00340E93">
              <w:rPr>
                <w:rFonts w:ascii="Calibri" w:hAnsi="Calibri" w:cs="Calibri"/>
                <w:b/>
                <w:szCs w:val="16"/>
              </w:rPr>
              <w:t>Surge Voltage</w:t>
            </w:r>
            <w:r w:rsidRPr="00340E93">
              <w:rPr>
                <w:rFonts w:ascii="Calibri" w:hAnsi="Calibri" w:cs="Calibri"/>
                <w:b/>
                <w:szCs w:val="16"/>
              </w:rPr>
              <w:br/>
              <w:t>(kV)</w:t>
            </w:r>
          </w:p>
        </w:tc>
        <w:tc>
          <w:tcPr>
            <w:tcW w:w="1530" w:type="dxa"/>
            <w:shd w:val="clear" w:color="auto" w:fill="0078AB"/>
            <w:tcMar>
              <w:top w:w="115" w:type="dxa"/>
              <w:left w:w="115" w:type="dxa"/>
              <w:bottom w:w="115" w:type="dxa"/>
              <w:right w:w="115" w:type="dxa"/>
            </w:tcMar>
            <w:vAlign w:val="center"/>
          </w:tcPr>
          <w:p w14:paraId="3B222C59" w14:textId="683EE60F" w:rsidR="000F222B" w:rsidRPr="00340E93" w:rsidRDefault="000F222B" w:rsidP="000F222B">
            <w:pPr>
              <w:pStyle w:val="TableCheadTableStyles"/>
              <w:rPr>
                <w:rFonts w:ascii="Calibri" w:hAnsi="Calibri" w:cs="Calibri"/>
                <w:b/>
                <w:bCs/>
                <w:szCs w:val="16"/>
              </w:rPr>
            </w:pPr>
            <w:r w:rsidRPr="00340E93">
              <w:rPr>
                <w:rFonts w:ascii="Calibri" w:hAnsi="Calibri" w:cs="Calibri"/>
                <w:b/>
                <w:szCs w:val="16"/>
              </w:rPr>
              <w:t>Phase Angle</w:t>
            </w:r>
            <w:r w:rsidRPr="00340E93">
              <w:rPr>
                <w:rFonts w:ascii="Calibri" w:hAnsi="Calibri" w:cs="Calibri"/>
                <w:b/>
                <w:szCs w:val="16"/>
              </w:rPr>
              <w:br/>
              <w:t>(º)</w:t>
            </w:r>
          </w:p>
        </w:tc>
        <w:tc>
          <w:tcPr>
            <w:tcW w:w="1530" w:type="dxa"/>
            <w:shd w:val="clear" w:color="auto" w:fill="0078AB"/>
            <w:vAlign w:val="center"/>
          </w:tcPr>
          <w:p w14:paraId="1C80DFE4" w14:textId="500CCE8D" w:rsidR="000F222B" w:rsidRPr="00340E93" w:rsidRDefault="000F222B" w:rsidP="000F222B">
            <w:pPr>
              <w:pStyle w:val="TableCheadTableStyles"/>
              <w:rPr>
                <w:rFonts w:ascii="Calibri" w:hAnsi="Calibri" w:cs="Calibri"/>
                <w:b/>
                <w:bCs/>
                <w:szCs w:val="16"/>
              </w:rPr>
            </w:pPr>
            <w:r w:rsidRPr="00340E93">
              <w:rPr>
                <w:rFonts w:ascii="Calibri" w:hAnsi="Calibri" w:cs="Calibri"/>
                <w:b/>
                <w:szCs w:val="16"/>
              </w:rPr>
              <w:t>Generator Impedance</w:t>
            </w:r>
            <w:r w:rsidRPr="00340E93">
              <w:rPr>
                <w:rFonts w:ascii="Calibri" w:hAnsi="Calibri" w:cs="Calibri"/>
                <w:b/>
                <w:szCs w:val="16"/>
              </w:rPr>
              <w:br/>
              <w:t>(</w:t>
            </w:r>
            <w:r w:rsidRPr="00340E93">
              <w:rPr>
                <w:rFonts w:ascii="Calibri" w:hAnsi="Calibri" w:cs="Calibri"/>
                <w:b/>
                <w:szCs w:val="16"/>
              </w:rPr>
              <w:t>)</w:t>
            </w:r>
          </w:p>
        </w:tc>
        <w:tc>
          <w:tcPr>
            <w:tcW w:w="1530" w:type="dxa"/>
            <w:shd w:val="clear" w:color="auto" w:fill="0078AB"/>
            <w:vAlign w:val="center"/>
          </w:tcPr>
          <w:p w14:paraId="1C2E4C40" w14:textId="165CCFCA" w:rsidR="000F222B" w:rsidRPr="00340E93" w:rsidRDefault="000F222B" w:rsidP="000F222B">
            <w:pPr>
              <w:pStyle w:val="TableCheadTableStyles"/>
              <w:rPr>
                <w:rFonts w:ascii="Calibri" w:hAnsi="Calibri" w:cs="Calibri"/>
                <w:b/>
                <w:bCs/>
                <w:szCs w:val="16"/>
              </w:rPr>
            </w:pPr>
            <w:r w:rsidRPr="00340E93">
              <w:rPr>
                <w:rFonts w:ascii="Calibri" w:hAnsi="Calibri" w:cs="Calibri"/>
                <w:b/>
                <w:szCs w:val="16"/>
              </w:rPr>
              <w:t>Number of Strikes</w:t>
            </w:r>
          </w:p>
        </w:tc>
        <w:tc>
          <w:tcPr>
            <w:tcW w:w="1530" w:type="dxa"/>
            <w:shd w:val="clear" w:color="auto" w:fill="0078AB"/>
            <w:vAlign w:val="center"/>
          </w:tcPr>
          <w:p w14:paraId="646B4554" w14:textId="019C46B0" w:rsidR="000F222B" w:rsidRPr="00340E93" w:rsidRDefault="000F222B" w:rsidP="000F222B">
            <w:pPr>
              <w:pStyle w:val="TableCheadTableStyles"/>
              <w:rPr>
                <w:rFonts w:ascii="Calibri" w:hAnsi="Calibri" w:cs="Calibri"/>
                <w:b/>
                <w:bCs/>
                <w:szCs w:val="16"/>
              </w:rPr>
            </w:pPr>
            <w:r w:rsidRPr="00340E93">
              <w:rPr>
                <w:rFonts w:ascii="Calibri" w:hAnsi="Calibri" w:cs="Calibri"/>
                <w:b/>
                <w:szCs w:val="16"/>
              </w:rPr>
              <w:t>Test Result</w:t>
            </w:r>
          </w:p>
        </w:tc>
      </w:tr>
      <w:tr w:rsidR="000F222B" w:rsidRPr="003064CE" w14:paraId="4DABB961" w14:textId="024F9524" w:rsidTr="00B61EFD">
        <w:trPr>
          <w:trHeight w:val="255"/>
        </w:trPr>
        <w:tc>
          <w:tcPr>
            <w:tcW w:w="1620" w:type="dxa"/>
            <w:shd w:val="clear" w:color="auto" w:fill="FFFFFF"/>
            <w:tcMar>
              <w:top w:w="115" w:type="dxa"/>
              <w:left w:w="115" w:type="dxa"/>
              <w:bottom w:w="115" w:type="dxa"/>
              <w:right w:w="115" w:type="dxa"/>
            </w:tcMar>
          </w:tcPr>
          <w:p w14:paraId="537A607B" w14:textId="209BFA02" w:rsidR="000F222B" w:rsidRPr="0064280C" w:rsidRDefault="000F222B" w:rsidP="000F222B">
            <w:pPr>
              <w:pStyle w:val="BodyText"/>
              <w:rPr>
                <w:sz w:val="18"/>
                <w:szCs w:val="18"/>
              </w:rPr>
            </w:pPr>
          </w:p>
        </w:tc>
        <w:tc>
          <w:tcPr>
            <w:tcW w:w="1530" w:type="dxa"/>
            <w:shd w:val="clear" w:color="auto" w:fill="FFFFFF"/>
            <w:tcMar>
              <w:top w:w="115" w:type="dxa"/>
              <w:left w:w="115" w:type="dxa"/>
              <w:bottom w:w="115" w:type="dxa"/>
              <w:right w:w="115" w:type="dxa"/>
            </w:tcMar>
            <w:vAlign w:val="center"/>
          </w:tcPr>
          <w:p w14:paraId="18D4430D" w14:textId="1959AF04" w:rsidR="000F222B" w:rsidRPr="0064280C" w:rsidRDefault="000F222B" w:rsidP="000F222B">
            <w:pPr>
              <w:pStyle w:val="BodyText"/>
              <w:rPr>
                <w:color w:val="000000"/>
                <w:sz w:val="18"/>
                <w:szCs w:val="18"/>
              </w:rPr>
            </w:pPr>
          </w:p>
        </w:tc>
        <w:tc>
          <w:tcPr>
            <w:tcW w:w="1530" w:type="dxa"/>
            <w:shd w:val="clear" w:color="auto" w:fill="FFFFFF"/>
            <w:tcMar>
              <w:top w:w="115" w:type="dxa"/>
              <w:left w:w="115" w:type="dxa"/>
              <w:bottom w:w="115" w:type="dxa"/>
              <w:right w:w="115" w:type="dxa"/>
            </w:tcMar>
            <w:vAlign w:val="center"/>
          </w:tcPr>
          <w:p w14:paraId="221D0093" w14:textId="75F028C9" w:rsidR="000F222B" w:rsidRPr="0064280C" w:rsidRDefault="000F222B" w:rsidP="000F222B">
            <w:pPr>
              <w:pStyle w:val="TableCbodyTableStyles"/>
              <w:rPr>
                <w:rFonts w:ascii="Calibri" w:hAnsi="Calibri" w:cs="Calibri"/>
              </w:rPr>
            </w:pPr>
          </w:p>
        </w:tc>
        <w:tc>
          <w:tcPr>
            <w:tcW w:w="1530" w:type="dxa"/>
            <w:shd w:val="clear" w:color="auto" w:fill="FFFFFF"/>
            <w:vAlign w:val="center"/>
          </w:tcPr>
          <w:p w14:paraId="5621C7CD" w14:textId="252ACC66" w:rsidR="000F222B" w:rsidRPr="003F3A50" w:rsidRDefault="000F222B" w:rsidP="000F222B">
            <w:pPr>
              <w:pStyle w:val="TableCbodyTableStyles"/>
              <w:rPr>
                <w:rFonts w:eastAsia="Batang" w:cs="Tahoma"/>
                <w:bCs/>
                <w:sz w:val="20"/>
              </w:rPr>
            </w:pPr>
          </w:p>
        </w:tc>
        <w:tc>
          <w:tcPr>
            <w:tcW w:w="1530" w:type="dxa"/>
            <w:shd w:val="clear" w:color="auto" w:fill="FFFFFF"/>
            <w:vAlign w:val="center"/>
          </w:tcPr>
          <w:p w14:paraId="430F669D" w14:textId="0944883A" w:rsidR="000F222B" w:rsidRPr="003F3A50" w:rsidRDefault="000F222B" w:rsidP="000F222B">
            <w:pPr>
              <w:pStyle w:val="TableCbodyTableStyles"/>
              <w:rPr>
                <w:rFonts w:eastAsia="Batang" w:cs="Tahoma"/>
                <w:bCs/>
                <w:sz w:val="20"/>
              </w:rPr>
            </w:pPr>
          </w:p>
        </w:tc>
        <w:tc>
          <w:tcPr>
            <w:tcW w:w="1530" w:type="dxa"/>
            <w:shd w:val="clear" w:color="auto" w:fill="FFFFFF"/>
            <w:vAlign w:val="center"/>
          </w:tcPr>
          <w:p w14:paraId="42192F97" w14:textId="497E31AD" w:rsidR="000F222B" w:rsidRPr="003F3A50" w:rsidRDefault="000F222B" w:rsidP="000F222B">
            <w:pPr>
              <w:pStyle w:val="TableCbodyTableStyles"/>
              <w:rPr>
                <w:rFonts w:eastAsia="Batang" w:cs="Tahoma"/>
                <w:bCs/>
                <w:sz w:val="20"/>
              </w:rPr>
            </w:pPr>
          </w:p>
        </w:tc>
      </w:tr>
    </w:tbl>
    <w:p w14:paraId="1CE97DA7" w14:textId="77777777" w:rsidR="00AF66BA" w:rsidRDefault="00AF66BA" w:rsidP="00F5595D"/>
    <w:p w14:paraId="4825C4A0" w14:textId="43086D37" w:rsidR="007D3781" w:rsidRPr="00DC10CB" w:rsidRDefault="00B67CD6" w:rsidP="002020A1">
      <w:pPr>
        <w:pStyle w:val="Heading2"/>
      </w:pPr>
      <w:bookmarkStart w:id="98" w:name="_Toc176929785"/>
      <w:bookmarkStart w:id="99" w:name="_Toc178603802"/>
      <w:bookmarkStart w:id="100" w:name="_Toc203550397"/>
      <w:r>
        <w:t>Ring Wave Surge</w:t>
      </w:r>
      <w:bookmarkEnd w:id="98"/>
      <w:bookmarkEnd w:id="99"/>
      <w:bookmarkEnd w:id="100"/>
    </w:p>
    <w:p w14:paraId="18E6CD1D" w14:textId="5072E272" w:rsidR="002A2DA9" w:rsidRDefault="002A2DA9" w:rsidP="002A2DA9">
      <w:r>
        <w:t xml:space="preserve">ESD was tested at 24V output. </w:t>
      </w:r>
      <w:r w:rsidR="00F30522" w:rsidRPr="00F30522">
        <w:t>Pass criterion: no permanent interruption of output.</w:t>
      </w:r>
    </w:p>
    <w:tbl>
      <w:tblPr>
        <w:tblW w:w="927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620"/>
        <w:gridCol w:w="1530"/>
        <w:gridCol w:w="1530"/>
        <w:gridCol w:w="1530"/>
        <w:gridCol w:w="1530"/>
        <w:gridCol w:w="1530"/>
      </w:tblGrid>
      <w:tr w:rsidR="000F222B" w:rsidRPr="003064CE" w14:paraId="685575CE" w14:textId="77777777" w:rsidTr="00FC3209">
        <w:trPr>
          <w:trHeight w:val="181"/>
        </w:trPr>
        <w:tc>
          <w:tcPr>
            <w:tcW w:w="1620" w:type="dxa"/>
            <w:shd w:val="clear" w:color="auto" w:fill="0078AB"/>
            <w:tcMar>
              <w:top w:w="115" w:type="dxa"/>
              <w:left w:w="115" w:type="dxa"/>
              <w:bottom w:w="115" w:type="dxa"/>
              <w:right w:w="115" w:type="dxa"/>
            </w:tcMar>
            <w:vAlign w:val="center"/>
          </w:tcPr>
          <w:bookmarkEnd w:id="97"/>
          <w:p w14:paraId="021B390F" w14:textId="77777777" w:rsidR="000F222B" w:rsidRPr="00340E93" w:rsidRDefault="000F222B" w:rsidP="00FC3209">
            <w:pPr>
              <w:pStyle w:val="TableCheadTableStyles"/>
              <w:rPr>
                <w:rFonts w:ascii="Calibri" w:hAnsi="Calibri" w:cs="Calibri"/>
                <w:b/>
                <w:szCs w:val="16"/>
              </w:rPr>
            </w:pPr>
            <w:r w:rsidRPr="00340E93">
              <w:rPr>
                <w:rFonts w:ascii="Calibri" w:hAnsi="Calibri" w:cs="Calibri"/>
                <w:b/>
                <w:szCs w:val="16"/>
              </w:rPr>
              <w:t>AC Input Voltage</w:t>
            </w:r>
            <w:r w:rsidRPr="00340E93">
              <w:rPr>
                <w:rFonts w:ascii="Calibri" w:hAnsi="Calibri" w:cs="Calibri"/>
                <w:b/>
                <w:szCs w:val="16"/>
              </w:rPr>
              <w:br/>
              <w:t>(VAC)</w:t>
            </w:r>
          </w:p>
        </w:tc>
        <w:tc>
          <w:tcPr>
            <w:tcW w:w="1530" w:type="dxa"/>
            <w:shd w:val="clear" w:color="auto" w:fill="0078AB"/>
            <w:tcMar>
              <w:top w:w="115" w:type="dxa"/>
              <w:left w:w="115" w:type="dxa"/>
              <w:bottom w:w="115" w:type="dxa"/>
              <w:right w:w="115" w:type="dxa"/>
            </w:tcMar>
            <w:vAlign w:val="center"/>
          </w:tcPr>
          <w:p w14:paraId="69689BB6" w14:textId="77777777" w:rsidR="000F222B" w:rsidRPr="00340E93" w:rsidRDefault="000F222B" w:rsidP="00FC3209">
            <w:pPr>
              <w:pStyle w:val="TableCheadTableStyles"/>
              <w:rPr>
                <w:rFonts w:ascii="Calibri" w:hAnsi="Calibri" w:cs="Calibri"/>
                <w:b/>
                <w:szCs w:val="16"/>
              </w:rPr>
            </w:pPr>
            <w:r w:rsidRPr="00340E93">
              <w:rPr>
                <w:rFonts w:ascii="Calibri" w:hAnsi="Calibri" w:cs="Calibri"/>
                <w:b/>
                <w:szCs w:val="16"/>
              </w:rPr>
              <w:t>Surge Voltage</w:t>
            </w:r>
            <w:r w:rsidRPr="00340E93">
              <w:rPr>
                <w:rFonts w:ascii="Calibri" w:hAnsi="Calibri" w:cs="Calibri"/>
                <w:b/>
                <w:szCs w:val="16"/>
              </w:rPr>
              <w:br/>
              <w:t>(kV)</w:t>
            </w:r>
          </w:p>
        </w:tc>
        <w:tc>
          <w:tcPr>
            <w:tcW w:w="1530" w:type="dxa"/>
            <w:shd w:val="clear" w:color="auto" w:fill="0078AB"/>
            <w:tcMar>
              <w:top w:w="115" w:type="dxa"/>
              <w:left w:w="115" w:type="dxa"/>
              <w:bottom w:w="115" w:type="dxa"/>
              <w:right w:w="115" w:type="dxa"/>
            </w:tcMar>
            <w:vAlign w:val="center"/>
          </w:tcPr>
          <w:p w14:paraId="6D2A75D9" w14:textId="77777777" w:rsidR="000F222B" w:rsidRPr="00340E93" w:rsidRDefault="000F222B" w:rsidP="00FC3209">
            <w:pPr>
              <w:pStyle w:val="TableCheadTableStyles"/>
              <w:rPr>
                <w:rFonts w:ascii="Calibri" w:hAnsi="Calibri" w:cs="Calibri"/>
                <w:b/>
                <w:szCs w:val="16"/>
              </w:rPr>
            </w:pPr>
            <w:r w:rsidRPr="00340E93">
              <w:rPr>
                <w:rFonts w:ascii="Calibri" w:hAnsi="Calibri" w:cs="Calibri"/>
                <w:b/>
                <w:szCs w:val="16"/>
              </w:rPr>
              <w:t>Phase Angle</w:t>
            </w:r>
            <w:r w:rsidRPr="00340E93">
              <w:rPr>
                <w:rFonts w:ascii="Calibri" w:hAnsi="Calibri" w:cs="Calibri"/>
                <w:b/>
                <w:szCs w:val="16"/>
              </w:rPr>
              <w:br/>
              <w:t>(º)</w:t>
            </w:r>
          </w:p>
        </w:tc>
        <w:tc>
          <w:tcPr>
            <w:tcW w:w="1530" w:type="dxa"/>
            <w:shd w:val="clear" w:color="auto" w:fill="0078AB"/>
            <w:vAlign w:val="center"/>
          </w:tcPr>
          <w:p w14:paraId="10F809C9" w14:textId="77777777" w:rsidR="000F222B" w:rsidRPr="00340E93" w:rsidRDefault="000F222B" w:rsidP="00FC3209">
            <w:pPr>
              <w:pStyle w:val="TableCheadTableStyles"/>
              <w:rPr>
                <w:rFonts w:ascii="Calibri" w:hAnsi="Calibri" w:cs="Calibri"/>
                <w:b/>
                <w:szCs w:val="16"/>
              </w:rPr>
            </w:pPr>
            <w:r w:rsidRPr="00340E93">
              <w:rPr>
                <w:rFonts w:ascii="Calibri" w:hAnsi="Calibri" w:cs="Calibri"/>
                <w:b/>
                <w:szCs w:val="16"/>
              </w:rPr>
              <w:t>Generator Impedance</w:t>
            </w:r>
            <w:r w:rsidRPr="00340E93">
              <w:rPr>
                <w:rFonts w:ascii="Calibri" w:hAnsi="Calibri" w:cs="Calibri"/>
                <w:b/>
                <w:szCs w:val="16"/>
              </w:rPr>
              <w:br/>
              <w:t>(</w:t>
            </w:r>
            <w:r w:rsidRPr="00340E93">
              <w:rPr>
                <w:rFonts w:ascii="Calibri" w:hAnsi="Calibri" w:cs="Calibri"/>
                <w:b/>
                <w:szCs w:val="16"/>
              </w:rPr>
              <w:t>)</w:t>
            </w:r>
          </w:p>
        </w:tc>
        <w:tc>
          <w:tcPr>
            <w:tcW w:w="1530" w:type="dxa"/>
            <w:shd w:val="clear" w:color="auto" w:fill="0078AB"/>
            <w:vAlign w:val="center"/>
          </w:tcPr>
          <w:p w14:paraId="169C128E" w14:textId="77777777" w:rsidR="000F222B" w:rsidRPr="00340E93" w:rsidRDefault="000F222B" w:rsidP="00FC3209">
            <w:pPr>
              <w:pStyle w:val="TableCheadTableStyles"/>
              <w:rPr>
                <w:rFonts w:ascii="Calibri" w:hAnsi="Calibri" w:cs="Calibri"/>
                <w:b/>
                <w:szCs w:val="16"/>
              </w:rPr>
            </w:pPr>
            <w:r w:rsidRPr="00340E93">
              <w:rPr>
                <w:rFonts w:ascii="Calibri" w:hAnsi="Calibri" w:cs="Calibri"/>
                <w:b/>
                <w:szCs w:val="16"/>
              </w:rPr>
              <w:t>Number of Strikes</w:t>
            </w:r>
          </w:p>
        </w:tc>
        <w:tc>
          <w:tcPr>
            <w:tcW w:w="1530" w:type="dxa"/>
            <w:shd w:val="clear" w:color="auto" w:fill="0078AB"/>
            <w:vAlign w:val="center"/>
          </w:tcPr>
          <w:p w14:paraId="7C807D57" w14:textId="77777777" w:rsidR="000F222B" w:rsidRPr="00340E93" w:rsidRDefault="000F222B" w:rsidP="00FC3209">
            <w:pPr>
              <w:pStyle w:val="TableCheadTableStyles"/>
              <w:rPr>
                <w:rFonts w:ascii="Calibri" w:hAnsi="Calibri" w:cs="Calibri"/>
                <w:b/>
                <w:szCs w:val="16"/>
              </w:rPr>
            </w:pPr>
            <w:r w:rsidRPr="00340E93">
              <w:rPr>
                <w:rFonts w:ascii="Calibri" w:hAnsi="Calibri" w:cs="Calibri"/>
                <w:b/>
                <w:szCs w:val="16"/>
              </w:rPr>
              <w:t>Test Result</w:t>
            </w:r>
          </w:p>
        </w:tc>
      </w:tr>
      <w:tr w:rsidR="000F222B" w:rsidRPr="003064CE" w14:paraId="0B683E78" w14:textId="77777777" w:rsidTr="00FC3209">
        <w:trPr>
          <w:trHeight w:val="255"/>
        </w:trPr>
        <w:tc>
          <w:tcPr>
            <w:tcW w:w="1620" w:type="dxa"/>
            <w:shd w:val="clear" w:color="auto" w:fill="FFFFFF"/>
            <w:tcMar>
              <w:top w:w="115" w:type="dxa"/>
              <w:left w:w="115" w:type="dxa"/>
              <w:bottom w:w="115" w:type="dxa"/>
              <w:right w:w="115" w:type="dxa"/>
            </w:tcMar>
          </w:tcPr>
          <w:p w14:paraId="31953BC6" w14:textId="177CE0DB" w:rsidR="000F222B" w:rsidRPr="0064280C" w:rsidRDefault="000F222B" w:rsidP="00FC3209">
            <w:pPr>
              <w:pStyle w:val="BodyText"/>
              <w:rPr>
                <w:sz w:val="18"/>
                <w:szCs w:val="18"/>
              </w:rPr>
            </w:pPr>
          </w:p>
        </w:tc>
        <w:tc>
          <w:tcPr>
            <w:tcW w:w="1530" w:type="dxa"/>
            <w:shd w:val="clear" w:color="auto" w:fill="FFFFFF"/>
            <w:tcMar>
              <w:top w:w="115" w:type="dxa"/>
              <w:left w:w="115" w:type="dxa"/>
              <w:bottom w:w="115" w:type="dxa"/>
              <w:right w:w="115" w:type="dxa"/>
            </w:tcMar>
            <w:vAlign w:val="center"/>
          </w:tcPr>
          <w:p w14:paraId="4522EFE6" w14:textId="41132B9C" w:rsidR="000F222B" w:rsidRPr="0064280C" w:rsidRDefault="000F222B" w:rsidP="00FC3209">
            <w:pPr>
              <w:pStyle w:val="BodyText"/>
              <w:rPr>
                <w:color w:val="000000"/>
                <w:sz w:val="18"/>
                <w:szCs w:val="18"/>
              </w:rPr>
            </w:pPr>
          </w:p>
        </w:tc>
        <w:tc>
          <w:tcPr>
            <w:tcW w:w="1530" w:type="dxa"/>
            <w:shd w:val="clear" w:color="auto" w:fill="FFFFFF"/>
            <w:tcMar>
              <w:top w:w="115" w:type="dxa"/>
              <w:left w:w="115" w:type="dxa"/>
              <w:bottom w:w="115" w:type="dxa"/>
              <w:right w:w="115" w:type="dxa"/>
            </w:tcMar>
            <w:vAlign w:val="center"/>
          </w:tcPr>
          <w:p w14:paraId="685A23A4" w14:textId="04B223C7" w:rsidR="000F222B" w:rsidRPr="0064280C" w:rsidRDefault="000F222B" w:rsidP="00FC3209">
            <w:pPr>
              <w:pStyle w:val="TableCbodyTableStyles"/>
              <w:rPr>
                <w:rFonts w:ascii="Calibri" w:hAnsi="Calibri" w:cs="Calibri"/>
              </w:rPr>
            </w:pPr>
          </w:p>
        </w:tc>
        <w:tc>
          <w:tcPr>
            <w:tcW w:w="1530" w:type="dxa"/>
            <w:shd w:val="clear" w:color="auto" w:fill="FFFFFF"/>
            <w:vAlign w:val="center"/>
          </w:tcPr>
          <w:p w14:paraId="651649A8" w14:textId="486924B6" w:rsidR="000F222B" w:rsidRPr="003F3A50" w:rsidRDefault="000F222B" w:rsidP="00FC3209">
            <w:pPr>
              <w:pStyle w:val="TableCbodyTableStyles"/>
              <w:rPr>
                <w:rFonts w:eastAsia="Batang" w:cs="Tahoma"/>
                <w:bCs/>
                <w:sz w:val="20"/>
              </w:rPr>
            </w:pPr>
          </w:p>
        </w:tc>
        <w:tc>
          <w:tcPr>
            <w:tcW w:w="1530" w:type="dxa"/>
            <w:shd w:val="clear" w:color="auto" w:fill="FFFFFF"/>
            <w:vAlign w:val="center"/>
          </w:tcPr>
          <w:p w14:paraId="23148E45" w14:textId="7E6D7687" w:rsidR="000F222B" w:rsidRPr="003F3A50" w:rsidRDefault="000F222B" w:rsidP="00FC3209">
            <w:pPr>
              <w:pStyle w:val="TableCbodyTableStyles"/>
              <w:rPr>
                <w:rFonts w:eastAsia="Batang" w:cs="Tahoma"/>
                <w:bCs/>
                <w:sz w:val="20"/>
              </w:rPr>
            </w:pPr>
          </w:p>
        </w:tc>
        <w:tc>
          <w:tcPr>
            <w:tcW w:w="1530" w:type="dxa"/>
            <w:shd w:val="clear" w:color="auto" w:fill="FFFFFF"/>
            <w:vAlign w:val="center"/>
          </w:tcPr>
          <w:p w14:paraId="66A2B78B" w14:textId="1A3856FA" w:rsidR="000F222B" w:rsidRPr="003F3A50" w:rsidRDefault="000F222B" w:rsidP="00FC3209">
            <w:pPr>
              <w:pStyle w:val="TableCbodyTableStyles"/>
              <w:rPr>
                <w:rFonts w:eastAsia="Batang" w:cs="Tahoma"/>
                <w:bCs/>
                <w:sz w:val="20"/>
              </w:rPr>
            </w:pPr>
          </w:p>
        </w:tc>
      </w:tr>
    </w:tbl>
    <w:p w14:paraId="77A6D12F" w14:textId="77777777" w:rsidR="00347A0B" w:rsidRPr="00347A0B" w:rsidRDefault="00347A0B" w:rsidP="00347A0B"/>
    <w:p w14:paraId="60DF44A0" w14:textId="16D53966" w:rsidR="002A2DA9" w:rsidRDefault="00EA30BD" w:rsidP="00F30522">
      <w:pPr>
        <w:pStyle w:val="Heading1"/>
      </w:pPr>
      <w:bookmarkStart w:id="101" w:name="_Toc176929786"/>
      <w:bookmarkStart w:id="102" w:name="_Toc178603803"/>
      <w:bookmarkStart w:id="103" w:name="_Toc203550398"/>
      <w:r>
        <w:t>E</w:t>
      </w:r>
      <w:r w:rsidR="001B5EFF">
        <w:t>lectrostatic Discharge Test (ESD)</w:t>
      </w:r>
      <w:bookmarkEnd w:id="101"/>
      <w:bookmarkEnd w:id="102"/>
      <w:bookmarkEnd w:id="103"/>
    </w:p>
    <w:p w14:paraId="27BCE63F" w14:textId="7D8A239F" w:rsidR="00241326" w:rsidRDefault="00241326" w:rsidP="00241326">
      <w:pPr>
        <w:pStyle w:val="Heading2"/>
      </w:pPr>
      <w:bookmarkStart w:id="104" w:name="_Toc176929787"/>
      <w:bookmarkStart w:id="105" w:name="_Toc178603804"/>
      <w:bookmarkStart w:id="106" w:name="_Toc203550399"/>
      <w:r>
        <w:t>Air Discharge</w:t>
      </w:r>
      <w:bookmarkEnd w:id="104"/>
      <w:bookmarkEnd w:id="105"/>
      <w:bookmarkEnd w:id="106"/>
    </w:p>
    <w:tbl>
      <w:tblPr>
        <w:tblW w:w="7740" w:type="dxa"/>
        <w:tblInd w:w="1233"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620"/>
        <w:gridCol w:w="1530"/>
        <w:gridCol w:w="1530"/>
        <w:gridCol w:w="1530"/>
        <w:gridCol w:w="1530"/>
      </w:tblGrid>
      <w:tr w:rsidR="000F222B" w:rsidRPr="003064CE" w14:paraId="3D6A9378" w14:textId="77777777" w:rsidTr="000F222B">
        <w:trPr>
          <w:trHeight w:val="181"/>
        </w:trPr>
        <w:tc>
          <w:tcPr>
            <w:tcW w:w="1620" w:type="dxa"/>
            <w:shd w:val="clear" w:color="auto" w:fill="0078AB"/>
            <w:tcMar>
              <w:top w:w="115" w:type="dxa"/>
              <w:left w:w="115" w:type="dxa"/>
              <w:bottom w:w="115" w:type="dxa"/>
              <w:right w:w="115" w:type="dxa"/>
            </w:tcMar>
            <w:vAlign w:val="center"/>
          </w:tcPr>
          <w:p w14:paraId="6783E04D" w14:textId="71255DD4"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AC Input Voltage</w:t>
            </w:r>
            <w:r w:rsidRPr="00340E93">
              <w:rPr>
                <w:rFonts w:ascii="Calibri" w:hAnsi="Calibri" w:cs="Calibri"/>
                <w:b/>
                <w:szCs w:val="16"/>
              </w:rPr>
              <w:br/>
              <w:t>(VAC)</w:t>
            </w:r>
          </w:p>
        </w:tc>
        <w:tc>
          <w:tcPr>
            <w:tcW w:w="1530" w:type="dxa"/>
            <w:shd w:val="clear" w:color="auto" w:fill="0078AB"/>
            <w:tcMar>
              <w:top w:w="115" w:type="dxa"/>
              <w:left w:w="115" w:type="dxa"/>
              <w:bottom w:w="115" w:type="dxa"/>
              <w:right w:w="115" w:type="dxa"/>
            </w:tcMar>
            <w:vAlign w:val="center"/>
          </w:tcPr>
          <w:p w14:paraId="4940CE4D" w14:textId="6A403E02"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Discharge Voltage</w:t>
            </w:r>
            <w:r w:rsidRPr="00340E93">
              <w:rPr>
                <w:rFonts w:ascii="Calibri" w:hAnsi="Calibri" w:cs="Calibri"/>
                <w:b/>
                <w:szCs w:val="16"/>
              </w:rPr>
              <w:br/>
              <w:t>(kV)</w:t>
            </w:r>
          </w:p>
        </w:tc>
        <w:tc>
          <w:tcPr>
            <w:tcW w:w="1530" w:type="dxa"/>
            <w:shd w:val="clear" w:color="auto" w:fill="0078AB"/>
            <w:tcMar>
              <w:top w:w="115" w:type="dxa"/>
              <w:left w:w="115" w:type="dxa"/>
              <w:bottom w:w="115" w:type="dxa"/>
              <w:right w:w="115" w:type="dxa"/>
            </w:tcMar>
            <w:vAlign w:val="center"/>
          </w:tcPr>
          <w:p w14:paraId="56374221" w14:textId="026A3E52"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Discharge Point</w:t>
            </w:r>
          </w:p>
        </w:tc>
        <w:tc>
          <w:tcPr>
            <w:tcW w:w="1530" w:type="dxa"/>
            <w:shd w:val="clear" w:color="auto" w:fill="0078AB"/>
            <w:vAlign w:val="center"/>
          </w:tcPr>
          <w:p w14:paraId="20F0C3E2" w14:textId="4059B455"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Number of Strikes</w:t>
            </w:r>
          </w:p>
        </w:tc>
        <w:tc>
          <w:tcPr>
            <w:tcW w:w="1530" w:type="dxa"/>
            <w:shd w:val="clear" w:color="auto" w:fill="0078AB"/>
            <w:vAlign w:val="center"/>
          </w:tcPr>
          <w:p w14:paraId="4F976B0D" w14:textId="4E549C22"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Test Result</w:t>
            </w:r>
          </w:p>
        </w:tc>
      </w:tr>
      <w:tr w:rsidR="000F222B" w:rsidRPr="003064CE" w14:paraId="67FF20F0" w14:textId="77777777" w:rsidTr="000F222B">
        <w:trPr>
          <w:trHeight w:val="255"/>
        </w:trPr>
        <w:tc>
          <w:tcPr>
            <w:tcW w:w="1620" w:type="dxa"/>
            <w:shd w:val="clear" w:color="auto" w:fill="FFFFFF"/>
            <w:tcMar>
              <w:top w:w="115" w:type="dxa"/>
              <w:left w:w="115" w:type="dxa"/>
              <w:bottom w:w="115" w:type="dxa"/>
              <w:right w:w="115" w:type="dxa"/>
            </w:tcMar>
            <w:vAlign w:val="center"/>
          </w:tcPr>
          <w:p w14:paraId="3CA83D55" w14:textId="0A8FF441" w:rsidR="000F222B" w:rsidRPr="0064280C" w:rsidRDefault="000F222B" w:rsidP="000F222B">
            <w:pPr>
              <w:pStyle w:val="BodyText"/>
              <w:rPr>
                <w:sz w:val="18"/>
                <w:szCs w:val="18"/>
              </w:rPr>
            </w:pPr>
          </w:p>
        </w:tc>
        <w:tc>
          <w:tcPr>
            <w:tcW w:w="1530" w:type="dxa"/>
            <w:shd w:val="clear" w:color="auto" w:fill="FFFFFF"/>
            <w:tcMar>
              <w:top w:w="115" w:type="dxa"/>
              <w:left w:w="115" w:type="dxa"/>
              <w:bottom w:w="115" w:type="dxa"/>
              <w:right w:w="115" w:type="dxa"/>
            </w:tcMar>
            <w:vAlign w:val="center"/>
          </w:tcPr>
          <w:p w14:paraId="1D45BE72" w14:textId="44EE71C9" w:rsidR="000F222B" w:rsidRPr="0064280C" w:rsidRDefault="000F222B" w:rsidP="000F222B">
            <w:pPr>
              <w:pStyle w:val="BodyText"/>
              <w:rPr>
                <w:color w:val="000000"/>
                <w:sz w:val="18"/>
                <w:szCs w:val="18"/>
              </w:rPr>
            </w:pPr>
          </w:p>
        </w:tc>
        <w:tc>
          <w:tcPr>
            <w:tcW w:w="1530" w:type="dxa"/>
            <w:shd w:val="clear" w:color="auto" w:fill="FFFFFF"/>
            <w:tcMar>
              <w:top w:w="115" w:type="dxa"/>
              <w:left w:w="115" w:type="dxa"/>
              <w:bottom w:w="115" w:type="dxa"/>
              <w:right w:w="115" w:type="dxa"/>
            </w:tcMar>
            <w:vAlign w:val="center"/>
          </w:tcPr>
          <w:p w14:paraId="17A7E9B8" w14:textId="081FBEFC" w:rsidR="000F222B" w:rsidRPr="0064280C" w:rsidRDefault="000F222B" w:rsidP="000F222B">
            <w:pPr>
              <w:pStyle w:val="TableCbodyTableStyles"/>
              <w:rPr>
                <w:rFonts w:ascii="Calibri" w:hAnsi="Calibri" w:cs="Calibri"/>
              </w:rPr>
            </w:pPr>
          </w:p>
        </w:tc>
        <w:tc>
          <w:tcPr>
            <w:tcW w:w="1530" w:type="dxa"/>
            <w:shd w:val="clear" w:color="auto" w:fill="FFFFFF"/>
            <w:vAlign w:val="center"/>
          </w:tcPr>
          <w:p w14:paraId="1FBDE434" w14:textId="7EA7D83E" w:rsidR="000F222B" w:rsidRPr="003F3A50" w:rsidRDefault="000F222B" w:rsidP="000F222B">
            <w:pPr>
              <w:pStyle w:val="TableCbodyTableStyles"/>
              <w:rPr>
                <w:rFonts w:eastAsia="Batang" w:cs="Tahoma"/>
                <w:bCs/>
                <w:sz w:val="20"/>
              </w:rPr>
            </w:pPr>
          </w:p>
        </w:tc>
        <w:tc>
          <w:tcPr>
            <w:tcW w:w="1530" w:type="dxa"/>
            <w:shd w:val="clear" w:color="auto" w:fill="FFFFFF"/>
            <w:vAlign w:val="center"/>
          </w:tcPr>
          <w:p w14:paraId="52E866BF" w14:textId="0D07C89D" w:rsidR="000F222B" w:rsidRPr="003F3A50" w:rsidRDefault="000F222B" w:rsidP="000F222B">
            <w:pPr>
              <w:pStyle w:val="TableCbodyTableStyles"/>
              <w:rPr>
                <w:rFonts w:eastAsia="Batang" w:cs="Tahoma"/>
                <w:bCs/>
                <w:sz w:val="20"/>
              </w:rPr>
            </w:pPr>
          </w:p>
        </w:tc>
      </w:tr>
    </w:tbl>
    <w:p w14:paraId="1EE2EEFA" w14:textId="77777777" w:rsidR="00F5595D" w:rsidRDefault="00F5595D" w:rsidP="00241326"/>
    <w:p w14:paraId="3BF45667" w14:textId="706CF57F" w:rsidR="00FC3EEF" w:rsidRPr="000F222B" w:rsidRDefault="00DE4F46" w:rsidP="00014C44">
      <w:pPr>
        <w:pStyle w:val="Heading1"/>
      </w:pPr>
      <w:bookmarkStart w:id="107" w:name="_Toc176928793"/>
      <w:bookmarkStart w:id="108" w:name="_Toc176929788"/>
      <w:bookmarkStart w:id="109" w:name="_Toc176928794"/>
      <w:bookmarkStart w:id="110" w:name="_Toc176929789"/>
      <w:bookmarkStart w:id="111" w:name="_Toc176928795"/>
      <w:bookmarkStart w:id="112" w:name="_Toc176929790"/>
      <w:bookmarkStart w:id="113" w:name="_Toc176928796"/>
      <w:bookmarkStart w:id="114" w:name="_Toc176929791"/>
      <w:bookmarkStart w:id="115" w:name="_Toc176928797"/>
      <w:bookmarkStart w:id="116" w:name="_Toc176929792"/>
      <w:bookmarkStart w:id="117" w:name="_Toc176928798"/>
      <w:bookmarkStart w:id="118" w:name="_Toc176929793"/>
      <w:bookmarkStart w:id="119" w:name="_Toc176928799"/>
      <w:bookmarkStart w:id="120" w:name="_Toc176929794"/>
      <w:bookmarkStart w:id="121" w:name="_Toc176928800"/>
      <w:bookmarkStart w:id="122" w:name="_Toc176929795"/>
      <w:bookmarkStart w:id="123" w:name="_Toc176928801"/>
      <w:bookmarkStart w:id="124" w:name="_Toc176929796"/>
      <w:bookmarkStart w:id="125" w:name="_Toc176928802"/>
      <w:bookmarkStart w:id="126" w:name="_Toc176929797"/>
      <w:bookmarkStart w:id="127" w:name="_Toc176928803"/>
      <w:bookmarkStart w:id="128" w:name="_Toc176929798"/>
      <w:bookmarkStart w:id="129" w:name="_Toc176928804"/>
      <w:bookmarkStart w:id="130" w:name="_Toc176929799"/>
      <w:bookmarkStart w:id="131" w:name="_Toc176928805"/>
      <w:bookmarkStart w:id="132" w:name="_Toc176929800"/>
      <w:bookmarkStart w:id="133" w:name="_Toc176928806"/>
      <w:bookmarkStart w:id="134" w:name="_Toc176929801"/>
      <w:bookmarkStart w:id="135" w:name="_Toc176928807"/>
      <w:bookmarkStart w:id="136" w:name="_Toc176929802"/>
      <w:bookmarkStart w:id="137" w:name="_Toc514036588"/>
      <w:bookmarkStart w:id="138" w:name="_Toc350521175"/>
      <w:bookmarkStart w:id="139" w:name="_Toc176929803"/>
      <w:bookmarkStart w:id="140" w:name="_Toc178603805"/>
      <w:bookmarkStart w:id="141" w:name="_Toc203550400"/>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r w:rsidRPr="00443201">
        <w:t>Revision History</w:t>
      </w:r>
      <w:bookmarkEnd w:id="137"/>
      <w:bookmarkEnd w:id="138"/>
      <w:bookmarkEnd w:id="139"/>
      <w:bookmarkEnd w:id="140"/>
      <w:bookmarkEnd w:id="141"/>
    </w:p>
    <w:tbl>
      <w:tblPr>
        <w:tblW w:w="9000" w:type="dxa"/>
        <w:tblInd w:w="62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710"/>
        <w:gridCol w:w="1440"/>
        <w:gridCol w:w="1170"/>
        <w:gridCol w:w="2498"/>
        <w:gridCol w:w="2182"/>
      </w:tblGrid>
      <w:tr w:rsidR="000F222B" w:rsidRPr="003064CE" w14:paraId="0EE33866" w14:textId="77777777" w:rsidTr="000F222B">
        <w:trPr>
          <w:trHeight w:val="181"/>
        </w:trPr>
        <w:tc>
          <w:tcPr>
            <w:tcW w:w="1710" w:type="dxa"/>
            <w:shd w:val="clear" w:color="auto" w:fill="0078AB"/>
            <w:tcMar>
              <w:top w:w="115" w:type="dxa"/>
              <w:left w:w="115" w:type="dxa"/>
              <w:bottom w:w="115" w:type="dxa"/>
              <w:right w:w="115" w:type="dxa"/>
            </w:tcMar>
            <w:vAlign w:val="center"/>
          </w:tcPr>
          <w:p w14:paraId="3750641D" w14:textId="3F05E303"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Date</w:t>
            </w:r>
          </w:p>
        </w:tc>
        <w:tc>
          <w:tcPr>
            <w:tcW w:w="1440" w:type="dxa"/>
            <w:shd w:val="clear" w:color="auto" w:fill="0078AB"/>
            <w:tcMar>
              <w:top w:w="115" w:type="dxa"/>
              <w:left w:w="115" w:type="dxa"/>
              <w:bottom w:w="115" w:type="dxa"/>
              <w:right w:w="115" w:type="dxa"/>
            </w:tcMar>
            <w:vAlign w:val="center"/>
          </w:tcPr>
          <w:p w14:paraId="221D72BF" w14:textId="194CB598"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Author</w:t>
            </w:r>
          </w:p>
        </w:tc>
        <w:tc>
          <w:tcPr>
            <w:tcW w:w="1170" w:type="dxa"/>
            <w:shd w:val="clear" w:color="auto" w:fill="0078AB"/>
            <w:tcMar>
              <w:top w:w="115" w:type="dxa"/>
              <w:left w:w="115" w:type="dxa"/>
              <w:bottom w:w="115" w:type="dxa"/>
              <w:right w:w="115" w:type="dxa"/>
            </w:tcMar>
            <w:vAlign w:val="center"/>
          </w:tcPr>
          <w:p w14:paraId="5EC7C46E" w14:textId="452D0B65"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Revision</w:t>
            </w:r>
          </w:p>
        </w:tc>
        <w:tc>
          <w:tcPr>
            <w:tcW w:w="2498" w:type="dxa"/>
            <w:shd w:val="clear" w:color="auto" w:fill="0078AB"/>
            <w:vAlign w:val="center"/>
          </w:tcPr>
          <w:p w14:paraId="30C78EE5" w14:textId="645B291E"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Description &amp; Changes</w:t>
            </w:r>
          </w:p>
        </w:tc>
        <w:tc>
          <w:tcPr>
            <w:tcW w:w="2182" w:type="dxa"/>
            <w:shd w:val="clear" w:color="auto" w:fill="0078AB"/>
            <w:vAlign w:val="center"/>
          </w:tcPr>
          <w:p w14:paraId="72C1C659" w14:textId="34D9BC43" w:rsidR="000F222B" w:rsidRPr="00340E93" w:rsidRDefault="000F222B" w:rsidP="000F222B">
            <w:pPr>
              <w:pStyle w:val="TableCheadTableStyles"/>
              <w:rPr>
                <w:rFonts w:ascii="Calibri" w:hAnsi="Calibri" w:cs="Calibri"/>
                <w:b/>
                <w:szCs w:val="16"/>
              </w:rPr>
            </w:pPr>
            <w:r w:rsidRPr="00340E93">
              <w:rPr>
                <w:rFonts w:ascii="Calibri" w:hAnsi="Calibri" w:cs="Calibri"/>
                <w:b/>
                <w:szCs w:val="16"/>
              </w:rPr>
              <w:t>Reviewed By</w:t>
            </w:r>
          </w:p>
        </w:tc>
      </w:tr>
      <w:tr w:rsidR="000F222B" w:rsidRPr="003064CE" w14:paraId="742B733F" w14:textId="77777777" w:rsidTr="000F222B">
        <w:trPr>
          <w:trHeight w:val="255"/>
        </w:trPr>
        <w:tc>
          <w:tcPr>
            <w:tcW w:w="1710" w:type="dxa"/>
            <w:shd w:val="clear" w:color="auto" w:fill="FFFFFF"/>
            <w:tcMar>
              <w:top w:w="115" w:type="dxa"/>
              <w:left w:w="115" w:type="dxa"/>
              <w:bottom w:w="115" w:type="dxa"/>
              <w:right w:w="115" w:type="dxa"/>
            </w:tcMar>
            <w:vAlign w:val="center"/>
          </w:tcPr>
          <w:p w14:paraId="3DF76278" w14:textId="1EA4F610" w:rsidR="000F222B" w:rsidRPr="0064280C" w:rsidRDefault="000F222B" w:rsidP="000F222B">
            <w:pPr>
              <w:pStyle w:val="BodyText"/>
              <w:rPr>
                <w:sz w:val="18"/>
                <w:szCs w:val="18"/>
              </w:rPr>
            </w:pPr>
          </w:p>
        </w:tc>
        <w:tc>
          <w:tcPr>
            <w:tcW w:w="1440" w:type="dxa"/>
            <w:shd w:val="clear" w:color="auto" w:fill="FFFFFF"/>
            <w:tcMar>
              <w:top w:w="115" w:type="dxa"/>
              <w:left w:w="115" w:type="dxa"/>
              <w:bottom w:w="115" w:type="dxa"/>
              <w:right w:w="115" w:type="dxa"/>
            </w:tcMar>
            <w:vAlign w:val="center"/>
          </w:tcPr>
          <w:p w14:paraId="56895F06" w14:textId="0FA3EC17" w:rsidR="000F222B" w:rsidRPr="0064280C" w:rsidRDefault="000F222B" w:rsidP="000F222B">
            <w:pPr>
              <w:pStyle w:val="BodyText"/>
              <w:rPr>
                <w:color w:val="000000"/>
                <w:sz w:val="18"/>
                <w:szCs w:val="18"/>
              </w:rPr>
            </w:pPr>
          </w:p>
        </w:tc>
        <w:tc>
          <w:tcPr>
            <w:tcW w:w="1170" w:type="dxa"/>
            <w:shd w:val="clear" w:color="auto" w:fill="FFFFFF"/>
            <w:tcMar>
              <w:top w:w="115" w:type="dxa"/>
              <w:left w:w="115" w:type="dxa"/>
              <w:bottom w:w="115" w:type="dxa"/>
              <w:right w:w="115" w:type="dxa"/>
            </w:tcMar>
            <w:vAlign w:val="center"/>
          </w:tcPr>
          <w:p w14:paraId="6F0F4351" w14:textId="04CB8B19" w:rsidR="000F222B" w:rsidRPr="0064280C" w:rsidRDefault="000F222B" w:rsidP="000F222B">
            <w:pPr>
              <w:pStyle w:val="TableCbodyTableStyles"/>
              <w:rPr>
                <w:rFonts w:ascii="Calibri" w:hAnsi="Calibri" w:cs="Calibri"/>
              </w:rPr>
            </w:pPr>
          </w:p>
        </w:tc>
        <w:tc>
          <w:tcPr>
            <w:tcW w:w="2498" w:type="dxa"/>
            <w:shd w:val="clear" w:color="auto" w:fill="FFFFFF"/>
            <w:vAlign w:val="center"/>
          </w:tcPr>
          <w:p w14:paraId="379667F9" w14:textId="218BA1D1" w:rsidR="000F222B" w:rsidRPr="003F3A50" w:rsidRDefault="000F222B" w:rsidP="000F222B">
            <w:pPr>
              <w:pStyle w:val="TableCbodyTableStyles"/>
              <w:rPr>
                <w:rFonts w:eastAsia="Batang" w:cs="Tahoma"/>
                <w:bCs/>
                <w:sz w:val="20"/>
              </w:rPr>
            </w:pPr>
          </w:p>
        </w:tc>
        <w:tc>
          <w:tcPr>
            <w:tcW w:w="2182" w:type="dxa"/>
            <w:shd w:val="clear" w:color="auto" w:fill="FFFFFF"/>
            <w:vAlign w:val="center"/>
          </w:tcPr>
          <w:p w14:paraId="201F8484" w14:textId="0EAD1858" w:rsidR="000F222B" w:rsidRPr="003F3A50" w:rsidRDefault="000F222B" w:rsidP="000F222B">
            <w:pPr>
              <w:pStyle w:val="TableCbodyTableStyles"/>
              <w:rPr>
                <w:rFonts w:eastAsia="Batang" w:cs="Tahoma"/>
                <w:bCs/>
                <w:sz w:val="20"/>
              </w:rPr>
            </w:pPr>
          </w:p>
        </w:tc>
      </w:tr>
    </w:tbl>
    <w:p w14:paraId="6D4CD33B" w14:textId="77777777" w:rsidR="000F222B" w:rsidRPr="002020A1" w:rsidRDefault="000F222B" w:rsidP="000F222B">
      <w:pPr>
        <w:pStyle w:val="Header"/>
        <w:tabs>
          <w:tab w:val="clear" w:pos="4320"/>
          <w:tab w:val="clear" w:pos="8640"/>
        </w:tabs>
        <w:rPr>
          <w:strike/>
        </w:rPr>
      </w:pPr>
    </w:p>
    <w:sectPr w:rsidR="000F222B" w:rsidRPr="002020A1" w:rsidSect="00447C04">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767" w:right="1008" w:bottom="1440" w:left="1008" w:header="720" w:footer="720" w:gutter="360"/>
      <w:cols w:space="720" w:equalWidth="0">
        <w:col w:w="9432" w:space="72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E46AC" w14:textId="77777777" w:rsidR="005558A8" w:rsidRDefault="005558A8">
      <w:r>
        <w:separator/>
      </w:r>
    </w:p>
  </w:endnote>
  <w:endnote w:type="continuationSeparator" w:id="0">
    <w:p w14:paraId="59D0D637" w14:textId="77777777" w:rsidR="005558A8" w:rsidRDefault="00555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NeueLT Std Lt">
    <w:altName w:val="NSimSun"/>
    <w:charset w:val="00"/>
    <w:family w:val="swiss"/>
    <w:pitch w:val="variable"/>
    <w:sig w:usb0="800000AF" w:usb1="4000204A" w:usb2="00000000" w:usb3="00000000" w:csb0="00000001" w:csb1="00000000"/>
  </w:font>
  <w:font w:name="Avenir-Heavy">
    <w:altName w:val="Calibri"/>
    <w:charset w:val="00"/>
    <w:family w:val="auto"/>
    <w:pitch w:val="variable"/>
    <w:sig w:usb0="800000AF" w:usb1="5000204A" w:usb2="00000000" w:usb3="00000000" w:csb0="0000009B" w:csb1="00000000"/>
  </w:font>
  <w:font w:name="Avenir-Light">
    <w:altName w:val="Calibri"/>
    <w:charset w:val="00"/>
    <w:family w:val="auto"/>
    <w:pitch w:val="variable"/>
    <w:sig w:usb0="800000AF" w:usb1="5000204A" w:usb2="00000000" w:usb3="00000000" w:csb0="0000009B"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SymbolMT">
    <w:altName w:val="Yu Gothic"/>
    <w:panose1 w:val="00000000000000000000"/>
    <w:charset w:val="80"/>
    <w:family w:val="auto"/>
    <w:notTrueType/>
    <w:pitch w:val="default"/>
    <w:sig w:usb0="00000001" w:usb1="080F0000" w:usb2="00000010" w:usb3="00000000" w:csb0="0012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E1F16" w14:textId="568D5FEE" w:rsidR="00B67CD6" w:rsidRDefault="00B67CD6" w:rsidP="00611C58">
    <w:pPr>
      <w:pStyle w:val="Footer"/>
      <w:tabs>
        <w:tab w:val="center" w:pos="4680"/>
        <w:tab w:val="right" w:pos="9504"/>
      </w:tabs>
      <w:jc w:val="right"/>
      <w:rPr>
        <w:noProof/>
      </w:rPr>
    </w:pPr>
    <w:r>
      <w:rPr>
        <w:noProof/>
      </w:rPr>
      <mc:AlternateContent>
        <mc:Choice Requires="wps">
          <w:drawing>
            <wp:anchor distT="0" distB="0" distL="114300" distR="114300" simplePos="0" relativeHeight="251655680" behindDoc="0" locked="0" layoutInCell="0" allowOverlap="1" wp14:anchorId="58431146" wp14:editId="4E1C2B9C">
              <wp:simplePos x="0" y="0"/>
              <wp:positionH relativeFrom="column">
                <wp:posOffset>-62865</wp:posOffset>
              </wp:positionH>
              <wp:positionV relativeFrom="paragraph">
                <wp:posOffset>106680</wp:posOffset>
              </wp:positionV>
              <wp:extent cx="741680" cy="415290"/>
              <wp:effectExtent l="0" t="0" r="7620" b="4445"/>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415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D545DD" w14:textId="77777777" w:rsidR="00B67CD6" w:rsidRDefault="00B67CD6" w:rsidP="00611C58">
                          <w:r>
                            <w:rPr>
                              <w:noProof/>
                            </w:rPr>
                            <w:drawing>
                              <wp:inline distT="0" distB="0" distL="0" distR="0" wp14:anchorId="0A451F71" wp14:editId="18D3F869">
                                <wp:extent cx="453390" cy="453390"/>
                                <wp:effectExtent l="0" t="0" r="3810" b="3810"/>
                                <wp:docPr id="541340241" name="Picture 541340241" descr="power integrations Logo Icon TM 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ower integrations Logo Icon TM CMY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3390" cy="45339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8431146" id="_x0000_t202" coordsize="21600,21600" o:spt="202" path="m,l,21600r21600,l21600,xe">
              <v:stroke joinstyle="miter"/>
              <v:path gradientshapeok="t" o:connecttype="rect"/>
            </v:shapetype>
            <v:shape id="Text Box 4" o:spid="_x0000_s1026" type="#_x0000_t202" style="position:absolute;left:0;text-align:left;margin-left:-4.95pt;margin-top:8.4pt;width:58.4pt;height:32.7pt;z-index:2516556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" o:allowincell="f" stroked="f">
              <v:textbox style="mso-fit-shape-to-text:t">
                <w:txbxContent>
                  <w:p w14:paraId="45D545DD" w14:textId="77777777" w:rsidR="00B67CD6" w:rsidRDefault="00B67CD6" w:rsidP="00611C58">
                    <w:r>
                      <w:rPr>
                        <w:noProof/>
                      </w:rPr>
                      <w:drawing>
                        <wp:inline distT="0" distB="0" distL="0" distR="0" wp14:anchorId="0A451F71" wp14:editId="18D3F869">
                          <wp:extent cx="453390" cy="453390"/>
                          <wp:effectExtent l="0" t="0" r="3810" b="3810"/>
                          <wp:docPr id="541340241" name="Picture 541340241" descr="power integrations Logo Icon TM 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ower integrations Logo Icon TM CMY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3390" cy="45339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6704" behindDoc="0" locked="0" layoutInCell="0" allowOverlap="1" wp14:anchorId="67A5C8C3" wp14:editId="29C1CD86">
              <wp:simplePos x="0" y="0"/>
              <wp:positionH relativeFrom="column">
                <wp:posOffset>576580</wp:posOffset>
              </wp:positionH>
              <wp:positionV relativeFrom="paragraph">
                <wp:posOffset>143510</wp:posOffset>
              </wp:positionV>
              <wp:extent cx="2559050" cy="453390"/>
              <wp:effectExtent l="0" t="0" r="0" b="381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0" cy="453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A223A6" w14:textId="77777777" w:rsidR="00B67CD6" w:rsidRPr="00FF1463" w:rsidRDefault="00B67CD6" w:rsidP="00611C58">
                          <w:pPr>
                            <w:pStyle w:val="Footer"/>
                            <w:rPr>
                              <w:rFonts w:cs="Tahoma"/>
                              <w:b/>
                              <w:sz w:val="16"/>
                            </w:rPr>
                          </w:pPr>
                          <w:r w:rsidRPr="00FF1463">
                            <w:rPr>
                              <w:rFonts w:cs="Tahoma"/>
                              <w:b/>
                              <w:sz w:val="16"/>
                            </w:rPr>
                            <w:t>Power Integrations, Inc.</w:t>
                          </w:r>
                        </w:p>
                        <w:p w14:paraId="4E3E5F16" w14:textId="77777777" w:rsidR="00B67CD6" w:rsidRPr="00FF1463" w:rsidRDefault="00B67CD6" w:rsidP="00611C58">
                          <w:pPr>
                            <w:pStyle w:val="Footer"/>
                            <w:rPr>
                              <w:rFonts w:cs="Tahoma"/>
                              <w:sz w:val="16"/>
                            </w:rPr>
                          </w:pPr>
                          <w:bookmarkStart w:id="142" w:name="_Hlk498940849"/>
                          <w:r w:rsidRPr="00FF1463">
                            <w:rPr>
                              <w:rFonts w:cs="Tahoma"/>
                              <w:sz w:val="16"/>
                            </w:rPr>
                            <w:t>Tel: +1 408 414 9200   Fax: +1 408 414 9201</w:t>
                          </w:r>
                          <w:bookmarkEnd w:id="142"/>
                        </w:p>
                        <w:p w14:paraId="49D2A948" w14:textId="77777777" w:rsidR="00B67CD6" w:rsidRPr="00FF1463" w:rsidRDefault="00B67CD6" w:rsidP="00611C58">
                          <w:pPr>
                            <w:pStyle w:val="Footer"/>
                            <w:rPr>
                              <w:rFonts w:cs="Tahoma"/>
                              <w:b/>
                              <w:sz w:val="20"/>
                            </w:rPr>
                          </w:pPr>
                          <w:r>
                            <w:rPr>
                              <w:rFonts w:cs="Tahoma"/>
                              <w:sz w:val="16"/>
                            </w:rPr>
                            <w:t>www.power</w:t>
                          </w:r>
                          <w:r w:rsidRPr="00FF1463">
                            <w:rPr>
                              <w:rFonts w:cs="Tahoma"/>
                              <w:sz w:val="16"/>
                            </w:rPr>
                            <w:t>.com</w:t>
                          </w:r>
                        </w:p>
                        <w:p w14:paraId="31B50447" w14:textId="77777777" w:rsidR="00B67CD6" w:rsidRDefault="00B67CD6" w:rsidP="00611C5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A5C8C3" id="Text Box 5" o:spid="_x0000_s1027" type="#_x0000_t202" style="position:absolute;left:0;text-align:left;margin-left:45.4pt;margin-top:11.3pt;width:201.5pt;height:35.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" o:allowincell="f" filled="f" stroked="f">
              <v:textbox>
                <w:txbxContent>
                  <w:p w14:paraId="13A223A6" w14:textId="77777777" w:rsidR="00B67CD6" w:rsidRPr="00FF1463" w:rsidRDefault="00B67CD6" w:rsidP="00611C58">
                    <w:pPr>
                      <w:pStyle w:val="Footer"/>
                      <w:rPr>
                        <w:rFonts w:cs="Tahoma"/>
                        <w:b/>
                        <w:sz w:val="16"/>
                      </w:rPr>
                    </w:pPr>
                    <w:r w:rsidRPr="00FF1463">
                      <w:rPr>
                        <w:rFonts w:cs="Tahoma"/>
                        <w:b/>
                        <w:sz w:val="16"/>
                      </w:rPr>
                      <w:t>Power Integrations, Inc.</w:t>
                    </w:r>
                  </w:p>
                  <w:p w14:paraId="4E3E5F16" w14:textId="77777777" w:rsidR="00B67CD6" w:rsidRPr="00FF1463" w:rsidRDefault="00B67CD6" w:rsidP="00611C58">
                    <w:pPr>
                      <w:pStyle w:val="Footer"/>
                      <w:rPr>
                        <w:rFonts w:cs="Tahoma"/>
                        <w:sz w:val="16"/>
                      </w:rPr>
                    </w:pPr>
                    <w:bookmarkStart w:id="143" w:name="_Hlk498940849"/>
                    <w:r w:rsidRPr="00FF1463">
                      <w:rPr>
                        <w:rFonts w:cs="Tahoma"/>
                        <w:sz w:val="16"/>
                      </w:rPr>
                      <w:t>Tel: +1 408 414 9200   Fax: +1 408 414 9201</w:t>
                    </w:r>
                    <w:bookmarkEnd w:id="143"/>
                  </w:p>
                  <w:p w14:paraId="49D2A948" w14:textId="77777777" w:rsidR="00B67CD6" w:rsidRPr="00FF1463" w:rsidRDefault="00B67CD6" w:rsidP="00611C58">
                    <w:pPr>
                      <w:pStyle w:val="Footer"/>
                      <w:rPr>
                        <w:rFonts w:cs="Tahoma"/>
                        <w:b/>
                        <w:sz w:val="20"/>
                      </w:rPr>
                    </w:pPr>
                    <w:r>
                      <w:rPr>
                        <w:rFonts w:cs="Tahoma"/>
                        <w:sz w:val="16"/>
                      </w:rPr>
                      <w:t>www.power</w:t>
                    </w:r>
                    <w:r w:rsidRPr="00FF1463">
                      <w:rPr>
                        <w:rFonts w:cs="Tahoma"/>
                        <w:sz w:val="16"/>
                      </w:rPr>
                      <w:t>.com</w:t>
                    </w:r>
                  </w:p>
                  <w:p w14:paraId="31B50447" w14:textId="77777777" w:rsidR="00B67CD6" w:rsidRDefault="00B67CD6" w:rsidP="00611C58"/>
                </w:txbxContent>
              </v:textbox>
            </v:shape>
          </w:pict>
        </mc:Fallback>
      </mc:AlternateContent>
    </w:r>
    <w:r>
      <w:rPr>
        <w:noProof/>
      </w:rPr>
      <mc:AlternateContent>
        <mc:Choice Requires="wps">
          <w:drawing>
            <wp:anchor distT="0" distB="0" distL="114300" distR="114300" simplePos="0" relativeHeight="251657728" behindDoc="0" locked="0" layoutInCell="0" allowOverlap="1" wp14:anchorId="3B8D9617" wp14:editId="0AF65CF5">
              <wp:simplePos x="0" y="0"/>
              <wp:positionH relativeFrom="margin">
                <wp:posOffset>0</wp:posOffset>
              </wp:positionH>
              <wp:positionV relativeFrom="paragraph">
                <wp:posOffset>68580</wp:posOffset>
              </wp:positionV>
              <wp:extent cx="6070600" cy="635"/>
              <wp:effectExtent l="0" t="0" r="0" b="0"/>
              <wp:wrapNone/>
              <wp:docPr id="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0600" cy="635"/>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CF39F88" id="Line 6" o:spid="_x0000_s1026" style="position:absolute;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5.4pt" to="478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" o:allowincell="f" strokecolor="gray" strokeweight="3pt">
              <w10:wrap anchorx="margin"/>
            </v:line>
          </w:pict>
        </mc:Fallback>
      </mc:AlternateContent>
    </w:r>
  </w:p>
  <w:p w14:paraId="0E2B5EA5" w14:textId="77777777" w:rsidR="00B67CD6" w:rsidRDefault="00B67CD6" w:rsidP="00611C58">
    <w:pPr>
      <w:pStyle w:val="Footer"/>
      <w:tabs>
        <w:tab w:val="center" w:pos="4680"/>
        <w:tab w:val="right" w:pos="9504"/>
      </w:tabs>
    </w:pPr>
  </w:p>
  <w:p w14:paraId="30DA96A4" w14:textId="7EF9DA69" w:rsidR="00B67CD6" w:rsidRPr="00611C58" w:rsidRDefault="00B67CD6" w:rsidP="00611C58">
    <w:pPr>
      <w:tabs>
        <w:tab w:val="center" w:pos="-3960"/>
        <w:tab w:val="center" w:pos="6300"/>
        <w:tab w:val="right" w:pos="9504"/>
      </w:tabs>
      <w:rPr>
        <w:rStyle w:val="PageNumber"/>
        <w:rFonts w:cs="Tahoma"/>
      </w:rPr>
    </w:pPr>
    <w:r w:rsidRPr="00FF1463">
      <w:rPr>
        <w:rFonts w:cs="Tahoma"/>
      </w:rPr>
      <w:tab/>
    </w:r>
    <w:r w:rsidRPr="00FF1463">
      <w:rPr>
        <w:rFonts w:cs="Tahoma"/>
      </w:rPr>
      <w:tab/>
      <w:t xml:space="preserve">Page </w:t>
    </w:r>
    <w:r w:rsidRPr="00FF1463">
      <w:rPr>
        <w:rStyle w:val="PageNumber"/>
        <w:rFonts w:cs="Tahoma"/>
      </w:rPr>
      <w:fldChar w:fldCharType="begin"/>
    </w:r>
    <w:r w:rsidRPr="00FF1463">
      <w:rPr>
        <w:rStyle w:val="PageNumber"/>
        <w:rFonts w:cs="Tahoma"/>
      </w:rPr>
      <w:instrText xml:space="preserve"> PAGE </w:instrText>
    </w:r>
    <w:r w:rsidRPr="00FF1463">
      <w:rPr>
        <w:rStyle w:val="PageNumber"/>
        <w:rFonts w:cs="Tahoma"/>
      </w:rPr>
      <w:fldChar w:fldCharType="separate"/>
    </w:r>
    <w:r>
      <w:rPr>
        <w:rStyle w:val="PageNumber"/>
        <w:rFonts w:cs="Tahoma"/>
        <w:noProof/>
      </w:rPr>
      <w:t>55</w:t>
    </w:r>
    <w:r w:rsidRPr="00FF1463">
      <w:rPr>
        <w:rStyle w:val="PageNumber"/>
        <w:rFonts w:cs="Tahoma"/>
      </w:rPr>
      <w:fldChar w:fldCharType="end"/>
    </w:r>
    <w:r w:rsidRPr="00FF1463">
      <w:rPr>
        <w:rStyle w:val="PageNumber"/>
        <w:rFonts w:cs="Tahoma"/>
      </w:rPr>
      <w:t xml:space="preserve"> of </w:t>
    </w:r>
    <w:r w:rsidRPr="00FF1463">
      <w:rPr>
        <w:rStyle w:val="PageNumber"/>
        <w:rFonts w:cs="Tahoma"/>
      </w:rPr>
      <w:fldChar w:fldCharType="begin"/>
    </w:r>
    <w:r w:rsidRPr="00FF1463">
      <w:rPr>
        <w:rStyle w:val="PageNumber"/>
        <w:rFonts w:cs="Tahoma"/>
      </w:rPr>
      <w:instrText xml:space="preserve"> NUMPAGES </w:instrText>
    </w:r>
    <w:r w:rsidRPr="00FF1463">
      <w:rPr>
        <w:rStyle w:val="PageNumber"/>
        <w:rFonts w:cs="Tahoma"/>
      </w:rPr>
      <w:fldChar w:fldCharType="separate"/>
    </w:r>
    <w:r>
      <w:rPr>
        <w:rStyle w:val="PageNumber"/>
        <w:rFonts w:cs="Tahoma"/>
        <w:noProof/>
      </w:rPr>
      <w:t>73</w:t>
    </w:r>
    <w:r w:rsidRPr="00FF1463">
      <w:rPr>
        <w:rStyle w:val="PageNumber"/>
        <w:rFonts w:cs="Taho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E6A1" w14:textId="436B3CAA" w:rsidR="00B67CD6" w:rsidRDefault="00447C04" w:rsidP="005D3E96">
    <w:pPr>
      <w:pStyle w:val="Footer"/>
      <w:tabs>
        <w:tab w:val="center" w:pos="4680"/>
        <w:tab w:val="right" w:pos="9504"/>
      </w:tabs>
      <w:jc w:val="right"/>
      <w:rPr>
        <w:noProof/>
      </w:rPr>
    </w:pPr>
    <w:r>
      <w:rPr>
        <w:noProof/>
      </w:rPr>
      <mc:AlternateContent>
        <mc:Choice Requires="wps">
          <w:drawing>
            <wp:anchor distT="0" distB="0" distL="114300" distR="114300" simplePos="0" relativeHeight="251666944" behindDoc="0" locked="0" layoutInCell="1" allowOverlap="1" wp14:anchorId="20859973" wp14:editId="523A4DA0">
              <wp:simplePos x="0" y="0"/>
              <wp:positionH relativeFrom="column">
                <wp:posOffset>0</wp:posOffset>
              </wp:positionH>
              <wp:positionV relativeFrom="paragraph">
                <wp:posOffset>103505</wp:posOffset>
              </wp:positionV>
              <wp:extent cx="6035040" cy="0"/>
              <wp:effectExtent l="0" t="12700" r="22860" b="12700"/>
              <wp:wrapNone/>
              <wp:docPr id="6521847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19050">
                        <a:solidFill>
                          <a:srgbClr val="0078A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853A2AF" id="Line 1"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15pt" to="475.2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" strokecolor="#0078ab" strokeweight="1.5pt"/>
          </w:pict>
        </mc:Fallback>
      </mc:AlternateContent>
    </w:r>
    <w:r w:rsidR="0002295A">
      <w:rPr>
        <w:noProof/>
      </w:rPr>
      <mc:AlternateContent>
        <mc:Choice Requires="wps">
          <w:drawing>
            <wp:anchor distT="0" distB="0" distL="114300" distR="114300" simplePos="0" relativeHeight="251660800" behindDoc="0" locked="0" layoutInCell="0" allowOverlap="1" wp14:anchorId="4EB7511C" wp14:editId="75F308EF">
              <wp:simplePos x="0" y="0"/>
              <wp:positionH relativeFrom="column">
                <wp:posOffset>447040</wp:posOffset>
              </wp:positionH>
              <wp:positionV relativeFrom="paragraph">
                <wp:posOffset>158750</wp:posOffset>
              </wp:positionV>
              <wp:extent cx="2559050" cy="453390"/>
              <wp:effectExtent l="0" t="0" r="0" b="3810"/>
              <wp:wrapNone/>
              <wp:docPr id="1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0" cy="453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6E69B" w14:textId="77777777" w:rsidR="0002295A" w:rsidRPr="0002295A" w:rsidRDefault="0002295A" w:rsidP="0002295A">
                          <w:pPr>
                            <w:pStyle w:val="Footer"/>
                            <w:rPr>
                              <w:b/>
                              <w:sz w:val="16"/>
                              <w:szCs w:val="16"/>
                            </w:rPr>
                          </w:pPr>
                          <w:r w:rsidRPr="0002295A">
                            <w:rPr>
                              <w:b/>
                              <w:sz w:val="16"/>
                              <w:szCs w:val="16"/>
                            </w:rPr>
                            <w:t>Power Integrations</w:t>
                          </w:r>
                        </w:p>
                        <w:p w14:paraId="7EF99495" w14:textId="77777777" w:rsidR="0002295A" w:rsidRPr="0002295A" w:rsidRDefault="0002295A" w:rsidP="0002295A">
                          <w:pPr>
                            <w:pStyle w:val="Footer"/>
                            <w:rPr>
                              <w:sz w:val="16"/>
                              <w:szCs w:val="16"/>
                            </w:rPr>
                          </w:pPr>
                          <w:r w:rsidRPr="0002295A">
                            <w:rPr>
                              <w:sz w:val="16"/>
                              <w:szCs w:val="16"/>
                            </w:rPr>
                            <w:t>5245 Hellyer Avenue, San Jose, CA 95138 USA.</w:t>
                          </w:r>
                        </w:p>
                        <w:p w14:paraId="47C614E2" w14:textId="77777777" w:rsidR="0002295A" w:rsidRPr="0002295A" w:rsidRDefault="0002295A" w:rsidP="0002295A">
                          <w:pPr>
                            <w:pStyle w:val="Footer"/>
                            <w:rPr>
                              <w:sz w:val="16"/>
                              <w:szCs w:val="16"/>
                            </w:rPr>
                          </w:pPr>
                          <w:r w:rsidRPr="0002295A">
                            <w:rPr>
                              <w:sz w:val="16"/>
                              <w:szCs w:val="16"/>
                            </w:rPr>
                            <w:t xml:space="preserve">+1 408 414 9200  </w:t>
                          </w:r>
                          <w:r>
                            <w:rPr>
                              <w:sz w:val="16"/>
                              <w:szCs w:val="16"/>
                            </w:rPr>
                            <w:t xml:space="preserve">|  </w:t>
                          </w:r>
                          <w:r w:rsidRPr="0002295A">
                            <w:rPr>
                              <w:b/>
                              <w:bCs/>
                              <w:color w:val="0078AB"/>
                              <w:sz w:val="16"/>
                              <w:szCs w:val="16"/>
                            </w:rPr>
                            <w:t>Power.com</w:t>
                          </w:r>
                        </w:p>
                        <w:p w14:paraId="6A2EFC74" w14:textId="77777777" w:rsidR="00B67CD6" w:rsidRDefault="00B67CD6" w:rsidP="005D3E9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B7511C" id="_x0000_t202" coordsize="21600,21600" o:spt="202" path="m,l,21600r21600,l21600,xe">
              <v:stroke joinstyle="miter"/>
              <v:path gradientshapeok="t" o:connecttype="rect"/>
            </v:shapetype>
            <v:shape id="_x0000_s1028" type="#_x0000_t202" style="position:absolute;left:0;text-align:left;margin-left:35.2pt;margin-top:12.5pt;width:201.5pt;height:35.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" o:allowincell="f" filled="f" stroked="f">
              <v:textbox>
                <w:txbxContent>
                  <w:p w14:paraId="34F6E69B" w14:textId="77777777" w:rsidR="0002295A" w:rsidRPr="0002295A" w:rsidRDefault="0002295A" w:rsidP="0002295A">
                    <w:pPr>
                      <w:pStyle w:val="Footer"/>
                      <w:rPr>
                        <w:b/>
                        <w:sz w:val="16"/>
                        <w:szCs w:val="16"/>
                      </w:rPr>
                    </w:pPr>
                    <w:r w:rsidRPr="0002295A">
                      <w:rPr>
                        <w:b/>
                        <w:sz w:val="16"/>
                        <w:szCs w:val="16"/>
                      </w:rPr>
                      <w:t>Power Integrations</w:t>
                    </w:r>
                  </w:p>
                  <w:p w14:paraId="7EF99495" w14:textId="77777777" w:rsidR="0002295A" w:rsidRPr="0002295A" w:rsidRDefault="0002295A" w:rsidP="0002295A">
                    <w:pPr>
                      <w:pStyle w:val="Footer"/>
                      <w:rPr>
                        <w:sz w:val="16"/>
                        <w:szCs w:val="16"/>
                      </w:rPr>
                    </w:pPr>
                    <w:r w:rsidRPr="0002295A">
                      <w:rPr>
                        <w:sz w:val="16"/>
                        <w:szCs w:val="16"/>
                      </w:rPr>
                      <w:t>5245 Hellyer Avenue, San Jose, CA 95138 USA.</w:t>
                    </w:r>
                  </w:p>
                  <w:p w14:paraId="47C614E2" w14:textId="77777777" w:rsidR="0002295A" w:rsidRPr="0002295A" w:rsidRDefault="0002295A" w:rsidP="0002295A">
                    <w:pPr>
                      <w:pStyle w:val="Footer"/>
                      <w:rPr>
                        <w:sz w:val="16"/>
                        <w:szCs w:val="16"/>
                      </w:rPr>
                    </w:pPr>
                    <w:r w:rsidRPr="0002295A">
                      <w:rPr>
                        <w:sz w:val="16"/>
                        <w:szCs w:val="16"/>
                      </w:rPr>
                      <w:t xml:space="preserve">+1 408 414 9200  </w:t>
                    </w:r>
                    <w:r>
                      <w:rPr>
                        <w:sz w:val="16"/>
                        <w:szCs w:val="16"/>
                      </w:rPr>
                      <w:t xml:space="preserve">|  </w:t>
                    </w:r>
                    <w:r w:rsidRPr="0002295A">
                      <w:rPr>
                        <w:b/>
                        <w:bCs/>
                        <w:color w:val="0078AB"/>
                        <w:sz w:val="16"/>
                        <w:szCs w:val="16"/>
                      </w:rPr>
                      <w:t>Power.com</w:t>
                    </w:r>
                  </w:p>
                  <w:p w14:paraId="6A2EFC74" w14:textId="77777777" w:rsidR="00B67CD6" w:rsidRDefault="00B67CD6" w:rsidP="005D3E96"/>
                </w:txbxContent>
              </v:textbox>
            </v:shape>
          </w:pict>
        </mc:Fallback>
      </mc:AlternateContent>
    </w:r>
    <w:r w:rsidR="0002295A">
      <w:rPr>
        <w:noProof/>
      </w:rPr>
      <mc:AlternateContent>
        <mc:Choice Requires="wps">
          <w:drawing>
            <wp:anchor distT="0" distB="0" distL="114300" distR="114300" simplePos="0" relativeHeight="251659776" behindDoc="0" locked="0" layoutInCell="0" allowOverlap="1" wp14:anchorId="0D2D5E70" wp14:editId="0026ECBD">
              <wp:simplePos x="0" y="0"/>
              <wp:positionH relativeFrom="column">
                <wp:posOffset>-17145</wp:posOffset>
              </wp:positionH>
              <wp:positionV relativeFrom="paragraph">
                <wp:posOffset>152400</wp:posOffset>
              </wp:positionV>
              <wp:extent cx="741680" cy="415290"/>
              <wp:effectExtent l="0" t="0" r="0" b="0"/>
              <wp:wrapNone/>
              <wp:docPr id="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415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DF3162" w14:textId="49BE3094" w:rsidR="00B67CD6" w:rsidRDefault="0002295A" w:rsidP="005D3E96">
                          <w:r>
                            <w:rPr>
                              <w:noProof/>
                            </w:rPr>
                            <w:drawing>
                              <wp:inline distT="0" distB="0" distL="0" distR="0" wp14:anchorId="59307578" wp14:editId="584E34B4">
                                <wp:extent cx="274320" cy="323088"/>
                                <wp:effectExtent l="0" t="0" r="5080" b="0"/>
                                <wp:docPr id="791121320" name="Picture 22" descr="A blue lin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77247" name="Picture 22" descr="A blue line on a black background&#10;&#10;Description automatically generated"/>
                                        <pic:cNvPicPr/>
                                      </pic:nvPicPr>
                                      <pic:blipFill>
                                        <a:blip r:embed="rId1"/>
                                        <a:stretch>
                                          <a:fillRect/>
                                        </a:stretch>
                                      </pic:blipFill>
                                      <pic:spPr>
                                        <a:xfrm>
                                          <a:off x="0" y="0"/>
                                          <a:ext cx="280313" cy="330146"/>
                                        </a:xfrm>
                                        <a:prstGeom prst="rect">
                                          <a:avLst/>
                                        </a:prstGeom>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D2D5E70" id="_x0000_s1029" type="#_x0000_t202" style="position:absolute;left:0;text-align:left;margin-left:-1.35pt;margin-top:12pt;width:58.4pt;height:32.7pt;z-index:251659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" o:allowincell="f" stroked="f">
              <v:textbox style="mso-fit-shape-to-text:t">
                <w:txbxContent>
                  <w:p w14:paraId="5EDF3162" w14:textId="49BE3094" w:rsidR="00B67CD6" w:rsidRDefault="0002295A" w:rsidP="005D3E96">
                    <w:r>
                      <w:rPr>
                        <w:noProof/>
                      </w:rPr>
                      <w:drawing>
                        <wp:inline distT="0" distB="0" distL="0" distR="0" wp14:anchorId="59307578" wp14:editId="584E34B4">
                          <wp:extent cx="274320" cy="323088"/>
                          <wp:effectExtent l="0" t="0" r="5080" b="0"/>
                          <wp:docPr id="791121320" name="Picture 22" descr="A blue lin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77247" name="Picture 22" descr="A blue line on a black background&#10;&#10;Description automatically generated"/>
                                  <pic:cNvPicPr/>
                                </pic:nvPicPr>
                                <pic:blipFill>
                                  <a:blip r:embed="rId1"/>
                                  <a:stretch>
                                    <a:fillRect/>
                                  </a:stretch>
                                </pic:blipFill>
                                <pic:spPr>
                                  <a:xfrm>
                                    <a:off x="0" y="0"/>
                                    <a:ext cx="280313" cy="330146"/>
                                  </a:xfrm>
                                  <a:prstGeom prst="rect">
                                    <a:avLst/>
                                  </a:prstGeom>
                                </pic:spPr>
                              </pic:pic>
                            </a:graphicData>
                          </a:graphic>
                        </wp:inline>
                      </w:drawing>
                    </w:r>
                  </w:p>
                </w:txbxContent>
              </v:textbox>
            </v:shape>
          </w:pict>
        </mc:Fallback>
      </mc:AlternateContent>
    </w:r>
  </w:p>
  <w:p w14:paraId="097764F7" w14:textId="3F0FB509" w:rsidR="00B67CD6" w:rsidRDefault="00B67CD6" w:rsidP="005D3E96">
    <w:pPr>
      <w:pStyle w:val="Footer"/>
      <w:tabs>
        <w:tab w:val="center" w:pos="4680"/>
        <w:tab w:val="right" w:pos="9504"/>
      </w:tabs>
    </w:pPr>
  </w:p>
  <w:p w14:paraId="3BFAE2EC" w14:textId="44361C8A" w:rsidR="00B67CD6" w:rsidRPr="0002295A" w:rsidRDefault="00B67CD6" w:rsidP="005D3E96">
    <w:pPr>
      <w:tabs>
        <w:tab w:val="center" w:pos="-3960"/>
        <w:tab w:val="center" w:pos="6300"/>
        <w:tab w:val="right" w:pos="9504"/>
      </w:tabs>
      <w:rPr>
        <w:rStyle w:val="PageNumber"/>
        <w:rFonts w:cs="Tahoma"/>
        <w:sz w:val="16"/>
        <w:szCs w:val="16"/>
      </w:rPr>
    </w:pPr>
    <w:r w:rsidRPr="00FF1463">
      <w:rPr>
        <w:rFonts w:cs="Tahoma"/>
      </w:rPr>
      <w:tab/>
    </w:r>
    <w:r w:rsidRPr="00FF1463">
      <w:rPr>
        <w:rFonts w:cs="Tahoma"/>
      </w:rPr>
      <w:tab/>
    </w:r>
    <w:r w:rsidRPr="0002295A">
      <w:rPr>
        <w:rFonts w:cs="Tahoma"/>
        <w:sz w:val="16"/>
        <w:szCs w:val="16"/>
      </w:rPr>
      <w:t xml:space="preserve">Page </w:t>
    </w:r>
    <w:r w:rsidRPr="0002295A">
      <w:rPr>
        <w:rStyle w:val="PageNumber"/>
        <w:rFonts w:cs="Tahoma"/>
        <w:sz w:val="16"/>
        <w:szCs w:val="16"/>
      </w:rPr>
      <w:fldChar w:fldCharType="begin"/>
    </w:r>
    <w:r w:rsidRPr="0002295A">
      <w:rPr>
        <w:rStyle w:val="PageNumber"/>
        <w:rFonts w:cs="Tahoma"/>
        <w:sz w:val="16"/>
        <w:szCs w:val="16"/>
      </w:rPr>
      <w:instrText xml:space="preserve"> PAGE </w:instrText>
    </w:r>
    <w:r w:rsidRPr="0002295A">
      <w:rPr>
        <w:rStyle w:val="PageNumber"/>
        <w:rFonts w:cs="Tahoma"/>
        <w:sz w:val="16"/>
        <w:szCs w:val="16"/>
      </w:rPr>
      <w:fldChar w:fldCharType="separate"/>
    </w:r>
    <w:r w:rsidR="00735453" w:rsidRPr="0002295A">
      <w:rPr>
        <w:rStyle w:val="PageNumber"/>
        <w:rFonts w:cs="Tahoma"/>
        <w:noProof/>
        <w:sz w:val="16"/>
        <w:szCs w:val="16"/>
      </w:rPr>
      <w:t>47</w:t>
    </w:r>
    <w:r w:rsidRPr="0002295A">
      <w:rPr>
        <w:rStyle w:val="PageNumber"/>
        <w:rFonts w:cs="Tahoma"/>
        <w:sz w:val="16"/>
        <w:szCs w:val="16"/>
      </w:rPr>
      <w:fldChar w:fldCharType="end"/>
    </w:r>
    <w:r w:rsidRPr="0002295A">
      <w:rPr>
        <w:rStyle w:val="PageNumber"/>
        <w:rFonts w:cs="Tahoma"/>
        <w:sz w:val="16"/>
        <w:szCs w:val="16"/>
      </w:rPr>
      <w:t xml:space="preserve"> of </w:t>
    </w:r>
    <w:r w:rsidRPr="0002295A">
      <w:rPr>
        <w:rStyle w:val="PageNumber"/>
        <w:rFonts w:cs="Tahoma"/>
        <w:sz w:val="16"/>
        <w:szCs w:val="16"/>
      </w:rPr>
      <w:fldChar w:fldCharType="begin"/>
    </w:r>
    <w:r w:rsidRPr="0002295A">
      <w:rPr>
        <w:rStyle w:val="PageNumber"/>
        <w:rFonts w:cs="Tahoma"/>
        <w:sz w:val="16"/>
        <w:szCs w:val="16"/>
      </w:rPr>
      <w:instrText xml:space="preserve"> NUMPAGES </w:instrText>
    </w:r>
    <w:r w:rsidRPr="0002295A">
      <w:rPr>
        <w:rStyle w:val="PageNumber"/>
        <w:rFonts w:cs="Tahoma"/>
        <w:sz w:val="16"/>
        <w:szCs w:val="16"/>
      </w:rPr>
      <w:fldChar w:fldCharType="separate"/>
    </w:r>
    <w:r w:rsidR="00735453" w:rsidRPr="0002295A">
      <w:rPr>
        <w:rStyle w:val="PageNumber"/>
        <w:rFonts w:cs="Tahoma"/>
        <w:noProof/>
        <w:sz w:val="16"/>
        <w:szCs w:val="16"/>
      </w:rPr>
      <w:t>78</w:t>
    </w:r>
    <w:r w:rsidRPr="0002295A">
      <w:rPr>
        <w:rStyle w:val="PageNumber"/>
        <w:rFonts w:cs="Tahom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4305E" w14:textId="77777777" w:rsidR="00B67CD6" w:rsidRDefault="00B67CD6">
    <w:pPr>
      <w:pStyle w:val="Footer"/>
      <w:jc w:val="right"/>
    </w:pPr>
    <w:r>
      <w:rPr>
        <w:noProof/>
      </w:rPr>
      <mc:AlternateContent>
        <mc:Choice Requires="wps">
          <w:drawing>
            <wp:anchor distT="0" distB="0" distL="114300" distR="114300" simplePos="0" relativeHeight="251654656" behindDoc="0" locked="0" layoutInCell="0" allowOverlap="1" wp14:anchorId="5E36052E" wp14:editId="30821AC9">
              <wp:simplePos x="0" y="0"/>
              <wp:positionH relativeFrom="margin">
                <wp:posOffset>-1905</wp:posOffset>
              </wp:positionH>
              <wp:positionV relativeFrom="paragraph">
                <wp:posOffset>62230</wp:posOffset>
              </wp:positionV>
              <wp:extent cx="6035040" cy="635"/>
              <wp:effectExtent l="0" t="12700" r="22860" b="2476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635"/>
                      </a:xfrm>
                      <a:prstGeom prst="line">
                        <a:avLst/>
                      </a:prstGeom>
                      <a:noFill/>
                      <a:ln w="19050">
                        <a:solidFill>
                          <a:srgbClr val="0078A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DF772DB" id="Line 2" o:spid="_x0000_s1026" style="position:absolute;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5pt,4.9pt" to="475.0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" o:allowincell="f" strokecolor="#0078ab" strokeweight="1.5pt">
              <w10:wrap anchorx="margin"/>
            </v:line>
          </w:pict>
        </mc:Fallback>
      </mc:AlternateContent>
    </w:r>
  </w:p>
  <w:p w14:paraId="7A6045FC" w14:textId="77777777" w:rsidR="00B67CD6" w:rsidRPr="0002295A" w:rsidRDefault="00B67CD6" w:rsidP="0002295A">
    <w:pPr>
      <w:pStyle w:val="Footer"/>
      <w:rPr>
        <w:b/>
        <w:sz w:val="16"/>
        <w:szCs w:val="16"/>
      </w:rPr>
    </w:pPr>
    <w:r w:rsidRPr="0002295A">
      <w:rPr>
        <w:b/>
        <w:sz w:val="16"/>
        <w:szCs w:val="16"/>
      </w:rPr>
      <w:t>Power Integrations</w:t>
    </w:r>
  </w:p>
  <w:p w14:paraId="5A69CB75" w14:textId="77777777" w:rsidR="00B67CD6" w:rsidRPr="0002295A" w:rsidRDefault="00B67CD6" w:rsidP="0002295A">
    <w:pPr>
      <w:pStyle w:val="Footer"/>
      <w:rPr>
        <w:sz w:val="16"/>
        <w:szCs w:val="16"/>
      </w:rPr>
    </w:pPr>
    <w:r w:rsidRPr="0002295A">
      <w:rPr>
        <w:sz w:val="16"/>
        <w:szCs w:val="16"/>
      </w:rPr>
      <w:t>5245 Hellyer Avenue, San Jose, CA 95138 USA.</w:t>
    </w:r>
  </w:p>
  <w:p w14:paraId="0625ED0E" w14:textId="49E6ADF2" w:rsidR="00B67CD6" w:rsidRPr="0002295A" w:rsidRDefault="00B67CD6" w:rsidP="0002295A">
    <w:pPr>
      <w:pStyle w:val="Footer"/>
      <w:rPr>
        <w:sz w:val="16"/>
        <w:szCs w:val="16"/>
      </w:rPr>
    </w:pPr>
    <w:r w:rsidRPr="0002295A">
      <w:rPr>
        <w:sz w:val="16"/>
        <w:szCs w:val="16"/>
      </w:rPr>
      <w:t xml:space="preserve">+1 408 414 9200  </w:t>
    </w:r>
    <w:r w:rsidR="0002295A">
      <w:rPr>
        <w:sz w:val="16"/>
        <w:szCs w:val="16"/>
      </w:rPr>
      <w:t xml:space="preserve">|  </w:t>
    </w:r>
    <w:r w:rsidR="0002295A" w:rsidRPr="0002295A">
      <w:rPr>
        <w:b/>
        <w:bCs/>
        <w:color w:val="0078AB"/>
        <w:sz w:val="16"/>
        <w:szCs w:val="16"/>
      </w:rPr>
      <w:t>P</w:t>
    </w:r>
    <w:r w:rsidRPr="0002295A">
      <w:rPr>
        <w:b/>
        <w:bCs/>
        <w:color w:val="0078AB"/>
        <w:sz w:val="16"/>
        <w:szCs w:val="16"/>
      </w:rPr>
      <w:t>ower.com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FECBA" w14:textId="77777777" w:rsidR="005558A8" w:rsidRDefault="005558A8">
      <w:r>
        <w:separator/>
      </w:r>
    </w:p>
  </w:footnote>
  <w:footnote w:type="continuationSeparator" w:id="0">
    <w:p w14:paraId="5ADCAC79" w14:textId="77777777" w:rsidR="005558A8" w:rsidRDefault="00555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49418" w14:textId="6307043C" w:rsidR="00B67CD6" w:rsidRPr="00FF1463" w:rsidRDefault="00B67CD6" w:rsidP="00DE4F46">
    <w:pPr>
      <w:pStyle w:val="Header"/>
      <w:tabs>
        <w:tab w:val="clear" w:pos="8640"/>
        <w:tab w:val="right" w:pos="9540"/>
      </w:tabs>
      <w:rPr>
        <w:rFonts w:cs="Tahoma"/>
      </w:rPr>
    </w:pPr>
    <w:r>
      <w:rPr>
        <w:rFonts w:cs="Tahoma"/>
      </w:rPr>
      <w:t xml:space="preserve">DER-915 84 </w:t>
    </w:r>
    <w:r w:rsidRPr="00FF1463">
      <w:rPr>
        <w:rFonts w:cs="Tahoma"/>
      </w:rPr>
      <w:t>W</w:t>
    </w:r>
    <w:r>
      <w:rPr>
        <w:rFonts w:cs="Tahoma"/>
      </w:rPr>
      <w:t xml:space="preserve"> 42 V</w:t>
    </w:r>
    <w:r w:rsidRPr="00FF1463">
      <w:rPr>
        <w:rFonts w:cs="Tahoma"/>
      </w:rPr>
      <w:t xml:space="preserve"> </w:t>
    </w:r>
    <w:r>
      <w:rPr>
        <w:rFonts w:cs="Tahoma"/>
      </w:rPr>
      <w:t>Innoswitch3-CP Adapter Power Supply</w:t>
    </w:r>
    <w:r>
      <w:rPr>
        <w:rFonts w:cs="Tahoma"/>
      </w:rPr>
      <w:tab/>
      <w:t>17-Mar-21</w:t>
    </w:r>
  </w:p>
  <w:p w14:paraId="15822062" w14:textId="77777777" w:rsidR="00B67CD6" w:rsidRDefault="00B67CD6">
    <w:pPr>
      <w:pStyle w:val="Header"/>
      <w:tabs>
        <w:tab w:val="left" w:pos="3600"/>
        <w:tab w:val="right" w:pos="9000"/>
      </w:tabs>
    </w:pPr>
    <w:r>
      <w:rPr>
        <w:noProof/>
      </w:rPr>
      <mc:AlternateContent>
        <mc:Choice Requires="wps">
          <w:drawing>
            <wp:anchor distT="0" distB="0" distL="114300" distR="114300" simplePos="0" relativeHeight="251652608" behindDoc="0" locked="0" layoutInCell="0" allowOverlap="1" wp14:anchorId="192B59BA" wp14:editId="2F1DFEC0">
              <wp:simplePos x="0" y="0"/>
              <wp:positionH relativeFrom="margin">
                <wp:posOffset>635</wp:posOffset>
              </wp:positionH>
              <wp:positionV relativeFrom="paragraph">
                <wp:posOffset>109220</wp:posOffset>
              </wp:positionV>
              <wp:extent cx="6070600" cy="635"/>
              <wp:effectExtent l="0" t="0" r="0" b="0"/>
              <wp:wrapNone/>
              <wp:docPr id="1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0600" cy="635"/>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C72F31" id="Line 3" o:spid="_x0000_s1026" style="position:absolute;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5pt,8.6pt" to="478.0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" o:allowincell="f" strokecolor="gray" strokeweight="3pt">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5D663" w14:textId="5BA59303" w:rsidR="00B67CD6" w:rsidRPr="00D104E1" w:rsidRDefault="00B67CD6" w:rsidP="005D3E96">
    <w:pPr>
      <w:pStyle w:val="Header"/>
      <w:tabs>
        <w:tab w:val="clear" w:pos="8640"/>
        <w:tab w:val="right" w:pos="9540"/>
      </w:tabs>
      <w:rPr>
        <w:rFonts w:cs="Tahoma"/>
        <w:sz w:val="20"/>
      </w:rPr>
    </w:pPr>
    <w:r>
      <w:rPr>
        <w:rFonts w:cs="Tahoma"/>
      </w:rPr>
      <w:t>DER</w:t>
    </w:r>
    <w:r w:rsidR="00FD590B">
      <w:rPr>
        <w:rFonts w:cs="Tahoma"/>
      </w:rPr>
      <w:t>-</w:t>
    </w:r>
    <w:r w:rsidR="00272E7A">
      <w:rPr>
        <w:rFonts w:cs="Tahoma"/>
      </w:rPr>
      <w:t xml:space="preserve">XXX Power, O/P voltage and Application </w:t>
    </w:r>
    <w:r w:rsidR="00272E7A">
      <w:rPr>
        <w:rFonts w:cs="Tahoma"/>
      </w:rPr>
      <w:tab/>
    </w:r>
    <w:r w:rsidR="00272E7A" w:rsidRPr="00D104E1">
      <w:rPr>
        <w:rFonts w:cs="Tahoma"/>
        <w:sz w:val="20"/>
      </w:rPr>
      <w:t>Month/year</w:t>
    </w:r>
  </w:p>
  <w:p w14:paraId="57F84860" w14:textId="6AF21A15" w:rsidR="00B67CD6" w:rsidRDefault="00447C04">
    <w:pPr>
      <w:pStyle w:val="Header"/>
      <w:tabs>
        <w:tab w:val="left" w:pos="3600"/>
        <w:tab w:val="right" w:pos="9000"/>
      </w:tabs>
    </w:pPr>
    <w:r>
      <w:rPr>
        <w:noProof/>
      </w:rPr>
      <mc:AlternateContent>
        <mc:Choice Requires="wps">
          <w:drawing>
            <wp:anchor distT="0" distB="0" distL="114300" distR="114300" simplePos="0" relativeHeight="251664896" behindDoc="0" locked="0" layoutInCell="1" allowOverlap="1" wp14:anchorId="64DF937C" wp14:editId="18B97868">
              <wp:simplePos x="0" y="0"/>
              <wp:positionH relativeFrom="column">
                <wp:posOffset>0</wp:posOffset>
              </wp:positionH>
              <wp:positionV relativeFrom="paragraph">
                <wp:posOffset>126365</wp:posOffset>
              </wp:positionV>
              <wp:extent cx="6035040" cy="0"/>
              <wp:effectExtent l="0" t="12700" r="22860" b="12700"/>
              <wp:wrapNone/>
              <wp:docPr id="1049758597"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19050">
                        <a:solidFill>
                          <a:srgbClr val="0078A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749C737" id="Line 1"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95pt" to="475.2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" strokecolor="#0078ab" strokeweight="1.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5A457" w14:textId="7560614A" w:rsidR="00B67CD6" w:rsidRDefault="00447C04">
    <w:pPr>
      <w:pStyle w:val="Header"/>
      <w:jc w:val="center"/>
      <w:rPr>
        <w:sz w:val="20"/>
      </w:rPr>
    </w:pPr>
    <w:r>
      <w:rPr>
        <w:noProof/>
      </w:rPr>
      <w:drawing>
        <wp:anchor distT="0" distB="0" distL="114300" distR="114300" simplePos="0" relativeHeight="251662848" behindDoc="0" locked="0" layoutInCell="1" allowOverlap="1" wp14:anchorId="05792B2E" wp14:editId="61852C1F">
          <wp:simplePos x="0" y="0"/>
          <wp:positionH relativeFrom="margin">
            <wp:posOffset>4757420</wp:posOffset>
          </wp:positionH>
          <wp:positionV relativeFrom="margin">
            <wp:posOffset>-716280</wp:posOffset>
          </wp:positionV>
          <wp:extent cx="1216025" cy="420370"/>
          <wp:effectExtent l="0" t="0" r="3175" b="0"/>
          <wp:wrapNone/>
          <wp:docPr id="422403463" name="Picture 422403463" descr="A picture containing text, sign,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picture containing text, sign, clipar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6025" cy="4203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7E55E0" w14:textId="384620AD" w:rsidR="00B67CD6" w:rsidRDefault="00B67CD6" w:rsidP="009F61D8">
    <w:pPr>
      <w:pStyle w:val="Header"/>
    </w:pPr>
    <w:r>
      <w:rPr>
        <w:noProof/>
      </w:rPr>
      <mc:AlternateContent>
        <mc:Choice Requires="wps">
          <w:drawing>
            <wp:anchor distT="0" distB="0" distL="114300" distR="114300" simplePos="0" relativeHeight="251653632" behindDoc="0" locked="0" layoutInCell="1" allowOverlap="1" wp14:anchorId="321E3C74" wp14:editId="10DE7024">
              <wp:simplePos x="0" y="0"/>
              <wp:positionH relativeFrom="column">
                <wp:posOffset>-2540</wp:posOffset>
              </wp:positionH>
              <wp:positionV relativeFrom="paragraph">
                <wp:posOffset>418465</wp:posOffset>
              </wp:positionV>
              <wp:extent cx="6035040" cy="0"/>
              <wp:effectExtent l="0" t="12700" r="22860" b="1270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19050">
                        <a:solidFill>
                          <a:srgbClr val="0078A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4EF6BC4" id="Line 1"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32.95pt" to="47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" strokecolor="#0078ab"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325C"/>
    <w:multiLevelType w:val="hybridMultilevel"/>
    <w:tmpl w:val="69C87AE4"/>
    <w:lvl w:ilvl="0" w:tplc="4EEAEB86">
      <w:start w:val="1"/>
      <w:numFmt w:val="bullet"/>
      <w:lvlText w:val=""/>
      <w:lvlJc w:val="left"/>
      <w:pPr>
        <w:ind w:left="360" w:hanging="360"/>
      </w:pPr>
      <w:rPr>
        <w:rFonts w:ascii="Symbol" w:hAnsi="Symbol" w:hint="default"/>
        <w:sz w:val="24"/>
        <w:szCs w:val="24"/>
      </w:rPr>
    </w:lvl>
    <w:lvl w:ilvl="1" w:tplc="4EEAEB86">
      <w:start w:val="1"/>
      <w:numFmt w:val="bullet"/>
      <w:lvlText w:val=""/>
      <w:lvlJc w:val="left"/>
      <w:pPr>
        <w:ind w:left="1080" w:hanging="360"/>
      </w:pPr>
      <w:rPr>
        <w:rFonts w:ascii="Symbol" w:hAnsi="Symbol" w:hint="default"/>
        <w:sz w:val="24"/>
        <w:szCs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E406E3"/>
    <w:multiLevelType w:val="hybridMultilevel"/>
    <w:tmpl w:val="C6A2B4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D927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BC6F9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90A01A6"/>
    <w:multiLevelType w:val="hybridMultilevel"/>
    <w:tmpl w:val="F3DCE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8380A"/>
    <w:multiLevelType w:val="hybridMultilevel"/>
    <w:tmpl w:val="35D22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F00BD2"/>
    <w:multiLevelType w:val="multilevel"/>
    <w:tmpl w:val="F4D4F97C"/>
    <w:numStyleLink w:val="Style1"/>
  </w:abstractNum>
  <w:abstractNum w:abstractNumId="7" w15:restartNumberingAfterBreak="0">
    <w:nsid w:val="1006589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8" w15:restartNumberingAfterBreak="0">
    <w:nsid w:val="171B0BF6"/>
    <w:multiLevelType w:val="hybridMultilevel"/>
    <w:tmpl w:val="5AAE3E7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91E4325"/>
    <w:multiLevelType w:val="hybridMultilevel"/>
    <w:tmpl w:val="E47ADBFE"/>
    <w:lvl w:ilvl="0" w:tplc="47E4700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53086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DA173B1"/>
    <w:multiLevelType w:val="multilevel"/>
    <w:tmpl w:val="757A3BA2"/>
    <w:lvl w:ilvl="0">
      <w:start w:val="1"/>
      <w:numFmt w:val="decimal"/>
      <w:pStyle w:val="Heading1"/>
      <w:lvlText w:val="%1"/>
      <w:lvlJc w:val="left"/>
      <w:pPr>
        <w:tabs>
          <w:tab w:val="num" w:pos="0"/>
        </w:tabs>
        <w:ind w:left="576" w:hanging="576"/>
      </w:pPr>
      <w:rPr>
        <w:specVanish w:val="0"/>
      </w:rPr>
    </w:lvl>
    <w:lvl w:ilvl="1">
      <w:start w:val="1"/>
      <w:numFmt w:val="decimal"/>
      <w:pStyle w:val="Heading2"/>
      <w:lvlText w:val="%1.%2"/>
      <w:lvlJc w:val="left"/>
      <w:pPr>
        <w:tabs>
          <w:tab w:val="num" w:pos="4140"/>
        </w:tabs>
        <w:ind w:left="4860" w:hanging="720"/>
      </w:pPr>
      <w:rPr>
        <w:specVanish w:val="0"/>
      </w:rPr>
    </w:lvl>
    <w:lvl w:ilvl="2">
      <w:start w:val="1"/>
      <w:numFmt w:val="decimal"/>
      <w:pStyle w:val="Heading3"/>
      <w:lvlText w:val="%1.%2.%3"/>
      <w:lvlJc w:val="left"/>
      <w:pPr>
        <w:tabs>
          <w:tab w:val="num" w:pos="5310"/>
        </w:tabs>
        <w:ind w:left="6318" w:hanging="10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0"/>
        </w:tabs>
        <w:ind w:left="1152" w:hanging="1152"/>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20BC7D43"/>
    <w:multiLevelType w:val="hybridMultilevel"/>
    <w:tmpl w:val="577C8B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3CB4D13"/>
    <w:multiLevelType w:val="hybridMultilevel"/>
    <w:tmpl w:val="34C021CC"/>
    <w:lvl w:ilvl="0" w:tplc="1F6A8A4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8727E6"/>
    <w:multiLevelType w:val="hybridMultilevel"/>
    <w:tmpl w:val="B0CC0D8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540" w:hanging="360"/>
      </w:pPr>
      <w:rPr>
        <w:rFonts w:ascii="Wingdings" w:hAnsi="Wingdings" w:hint="default"/>
      </w:rPr>
    </w:lvl>
    <w:lvl w:ilvl="3" w:tplc="04090001" w:tentative="1">
      <w:start w:val="1"/>
      <w:numFmt w:val="bullet"/>
      <w:lvlText w:val=""/>
      <w:lvlJc w:val="left"/>
      <w:pPr>
        <w:ind w:left="1260" w:hanging="360"/>
      </w:pPr>
      <w:rPr>
        <w:rFonts w:ascii="Symbol" w:hAnsi="Symbol" w:hint="default"/>
      </w:rPr>
    </w:lvl>
    <w:lvl w:ilvl="4" w:tplc="04090003" w:tentative="1">
      <w:start w:val="1"/>
      <w:numFmt w:val="bullet"/>
      <w:lvlText w:val="o"/>
      <w:lvlJc w:val="left"/>
      <w:pPr>
        <w:ind w:left="1980" w:hanging="360"/>
      </w:pPr>
      <w:rPr>
        <w:rFonts w:ascii="Courier New" w:hAnsi="Courier New" w:cs="Courier New" w:hint="default"/>
      </w:rPr>
    </w:lvl>
    <w:lvl w:ilvl="5" w:tplc="04090005" w:tentative="1">
      <w:start w:val="1"/>
      <w:numFmt w:val="bullet"/>
      <w:lvlText w:val=""/>
      <w:lvlJc w:val="left"/>
      <w:pPr>
        <w:ind w:left="2700" w:hanging="360"/>
      </w:pPr>
      <w:rPr>
        <w:rFonts w:ascii="Wingdings" w:hAnsi="Wingdings" w:hint="default"/>
      </w:rPr>
    </w:lvl>
    <w:lvl w:ilvl="6" w:tplc="04090001" w:tentative="1">
      <w:start w:val="1"/>
      <w:numFmt w:val="bullet"/>
      <w:lvlText w:val=""/>
      <w:lvlJc w:val="left"/>
      <w:pPr>
        <w:ind w:left="3420" w:hanging="360"/>
      </w:pPr>
      <w:rPr>
        <w:rFonts w:ascii="Symbol" w:hAnsi="Symbol" w:hint="default"/>
      </w:rPr>
    </w:lvl>
    <w:lvl w:ilvl="7" w:tplc="04090003" w:tentative="1">
      <w:start w:val="1"/>
      <w:numFmt w:val="bullet"/>
      <w:lvlText w:val="o"/>
      <w:lvlJc w:val="left"/>
      <w:pPr>
        <w:ind w:left="4140" w:hanging="360"/>
      </w:pPr>
      <w:rPr>
        <w:rFonts w:ascii="Courier New" w:hAnsi="Courier New" w:cs="Courier New" w:hint="default"/>
      </w:rPr>
    </w:lvl>
    <w:lvl w:ilvl="8" w:tplc="04090005" w:tentative="1">
      <w:start w:val="1"/>
      <w:numFmt w:val="bullet"/>
      <w:lvlText w:val=""/>
      <w:lvlJc w:val="left"/>
      <w:pPr>
        <w:ind w:left="4860" w:hanging="360"/>
      </w:pPr>
      <w:rPr>
        <w:rFonts w:ascii="Wingdings" w:hAnsi="Wingdings" w:hint="default"/>
      </w:rPr>
    </w:lvl>
  </w:abstractNum>
  <w:abstractNum w:abstractNumId="15" w15:restartNumberingAfterBreak="0">
    <w:nsid w:val="2C1A288D"/>
    <w:multiLevelType w:val="hybridMultilevel"/>
    <w:tmpl w:val="96C6BE56"/>
    <w:lvl w:ilvl="0" w:tplc="4EEAEB86">
      <w:start w:val="1"/>
      <w:numFmt w:val="bullet"/>
      <w:lvlText w:val=""/>
      <w:lvlJc w:val="left"/>
      <w:pPr>
        <w:ind w:left="360" w:hanging="360"/>
      </w:pPr>
      <w:rPr>
        <w:rFonts w:ascii="Symbol" w:hAnsi="Symbol" w:hint="default"/>
        <w:sz w:val="24"/>
        <w:szCs w:val="24"/>
      </w:rPr>
    </w:lvl>
    <w:lvl w:ilvl="1" w:tplc="A100FC7C">
      <w:start w:val="1"/>
      <w:numFmt w:val="bullet"/>
      <w:lvlText w:val=""/>
      <w:lvlJc w:val="left"/>
      <w:pPr>
        <w:ind w:left="1080" w:hanging="360"/>
      </w:pPr>
      <w:rPr>
        <w:rFonts w:ascii="Symbol" w:hAnsi="Symbol" w:hint="default"/>
        <w:sz w:val="16"/>
        <w:szCs w:val="16"/>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CA5037E"/>
    <w:multiLevelType w:val="hybridMultilevel"/>
    <w:tmpl w:val="076052FE"/>
    <w:lvl w:ilvl="0" w:tplc="CC0C73CE">
      <w:numFmt w:val="bullet"/>
      <w:lvlText w:val="-"/>
      <w:lvlJc w:val="left"/>
      <w:pPr>
        <w:ind w:left="450" w:hanging="360"/>
      </w:pPr>
      <w:rPr>
        <w:rFonts w:ascii="Tahoma" w:eastAsia="Times New Roman" w:hAnsi="Tahoma" w:cs="Tahoma"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2E5B1500"/>
    <w:multiLevelType w:val="hybridMultilevel"/>
    <w:tmpl w:val="5352F120"/>
    <w:lvl w:ilvl="0" w:tplc="052E24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4C60C4"/>
    <w:multiLevelType w:val="hybridMultilevel"/>
    <w:tmpl w:val="19C2ACC8"/>
    <w:lvl w:ilvl="0" w:tplc="E8A6B142">
      <w:start w:val="1"/>
      <w:numFmt w:val="decimal"/>
      <w:lvlText w:val="%1."/>
      <w:lvlJc w:val="left"/>
      <w:pPr>
        <w:tabs>
          <w:tab w:val="num" w:pos="720"/>
        </w:tabs>
        <w:ind w:left="720" w:hanging="360"/>
      </w:pPr>
    </w:lvl>
    <w:lvl w:ilvl="1" w:tplc="B6CA0418" w:tentative="1">
      <w:start w:val="1"/>
      <w:numFmt w:val="decimal"/>
      <w:lvlText w:val="%2."/>
      <w:lvlJc w:val="left"/>
      <w:pPr>
        <w:tabs>
          <w:tab w:val="num" w:pos="1440"/>
        </w:tabs>
        <w:ind w:left="1440" w:hanging="360"/>
      </w:pPr>
    </w:lvl>
    <w:lvl w:ilvl="2" w:tplc="4D22604A" w:tentative="1">
      <w:start w:val="1"/>
      <w:numFmt w:val="decimal"/>
      <w:lvlText w:val="%3."/>
      <w:lvlJc w:val="left"/>
      <w:pPr>
        <w:tabs>
          <w:tab w:val="num" w:pos="2160"/>
        </w:tabs>
        <w:ind w:left="2160" w:hanging="360"/>
      </w:pPr>
    </w:lvl>
    <w:lvl w:ilvl="3" w:tplc="65C6E842" w:tentative="1">
      <w:start w:val="1"/>
      <w:numFmt w:val="decimal"/>
      <w:lvlText w:val="%4."/>
      <w:lvlJc w:val="left"/>
      <w:pPr>
        <w:tabs>
          <w:tab w:val="num" w:pos="2880"/>
        </w:tabs>
        <w:ind w:left="2880" w:hanging="360"/>
      </w:pPr>
    </w:lvl>
    <w:lvl w:ilvl="4" w:tplc="ECFABDB6" w:tentative="1">
      <w:start w:val="1"/>
      <w:numFmt w:val="decimal"/>
      <w:lvlText w:val="%5."/>
      <w:lvlJc w:val="left"/>
      <w:pPr>
        <w:tabs>
          <w:tab w:val="num" w:pos="3600"/>
        </w:tabs>
        <w:ind w:left="3600" w:hanging="360"/>
      </w:pPr>
    </w:lvl>
    <w:lvl w:ilvl="5" w:tplc="8D929FCE" w:tentative="1">
      <w:start w:val="1"/>
      <w:numFmt w:val="decimal"/>
      <w:lvlText w:val="%6."/>
      <w:lvlJc w:val="left"/>
      <w:pPr>
        <w:tabs>
          <w:tab w:val="num" w:pos="4320"/>
        </w:tabs>
        <w:ind w:left="4320" w:hanging="360"/>
      </w:pPr>
    </w:lvl>
    <w:lvl w:ilvl="6" w:tplc="3418E7C8" w:tentative="1">
      <w:start w:val="1"/>
      <w:numFmt w:val="decimal"/>
      <w:lvlText w:val="%7."/>
      <w:lvlJc w:val="left"/>
      <w:pPr>
        <w:tabs>
          <w:tab w:val="num" w:pos="5040"/>
        </w:tabs>
        <w:ind w:left="5040" w:hanging="360"/>
      </w:pPr>
    </w:lvl>
    <w:lvl w:ilvl="7" w:tplc="A6324020" w:tentative="1">
      <w:start w:val="1"/>
      <w:numFmt w:val="decimal"/>
      <w:lvlText w:val="%8."/>
      <w:lvlJc w:val="left"/>
      <w:pPr>
        <w:tabs>
          <w:tab w:val="num" w:pos="5760"/>
        </w:tabs>
        <w:ind w:left="5760" w:hanging="360"/>
      </w:pPr>
    </w:lvl>
    <w:lvl w:ilvl="8" w:tplc="79B491A0" w:tentative="1">
      <w:start w:val="1"/>
      <w:numFmt w:val="decimal"/>
      <w:lvlText w:val="%9."/>
      <w:lvlJc w:val="left"/>
      <w:pPr>
        <w:tabs>
          <w:tab w:val="num" w:pos="6480"/>
        </w:tabs>
        <w:ind w:left="6480" w:hanging="360"/>
      </w:pPr>
    </w:lvl>
  </w:abstractNum>
  <w:abstractNum w:abstractNumId="19" w15:restartNumberingAfterBreak="0">
    <w:nsid w:val="36A51283"/>
    <w:multiLevelType w:val="multilevel"/>
    <w:tmpl w:val="867CCD16"/>
    <w:lvl w:ilvl="0">
      <w:start w:val="1"/>
      <w:numFmt w:val="decimal"/>
      <w:lvlText w:val="%1"/>
      <w:lvlJc w:val="left"/>
      <w:pPr>
        <w:tabs>
          <w:tab w:val="num" w:pos="432"/>
        </w:tabs>
        <w:ind w:left="432" w:hanging="432"/>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37933E5E"/>
    <w:multiLevelType w:val="multilevel"/>
    <w:tmpl w:val="867CCD16"/>
    <w:lvl w:ilvl="0">
      <w:start w:val="1"/>
      <w:numFmt w:val="decimal"/>
      <w:lvlText w:val="%1"/>
      <w:lvlJc w:val="left"/>
      <w:pPr>
        <w:tabs>
          <w:tab w:val="num" w:pos="432"/>
        </w:tabs>
        <w:ind w:left="432" w:hanging="432"/>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15:restartNumberingAfterBreak="0">
    <w:nsid w:val="3AED56A3"/>
    <w:multiLevelType w:val="hybridMultilevel"/>
    <w:tmpl w:val="BE5C685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E5A43BC"/>
    <w:multiLevelType w:val="hybridMultilevel"/>
    <w:tmpl w:val="781A16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1853F1C"/>
    <w:multiLevelType w:val="hybridMultilevel"/>
    <w:tmpl w:val="95205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2E2111"/>
    <w:multiLevelType w:val="multilevel"/>
    <w:tmpl w:val="53F67DC0"/>
    <w:lvl w:ilvl="0">
      <w:start w:val="1"/>
      <w:numFmt w:val="decimal"/>
      <w:lvlText w:val="%1"/>
      <w:lvlJc w:val="left"/>
      <w:pPr>
        <w:ind w:left="432" w:hanging="432"/>
      </w:pPr>
      <w:rPr>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90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495C1D8D"/>
    <w:multiLevelType w:val="multilevel"/>
    <w:tmpl w:val="C1BE28CE"/>
    <w:lvl w:ilvl="0">
      <w:start w:val="1"/>
      <w:numFmt w:val="decimal"/>
      <w:lvlText w:val="%1"/>
      <w:lvlJc w:val="left"/>
      <w:pPr>
        <w:tabs>
          <w:tab w:val="num" w:pos="522"/>
        </w:tabs>
        <w:ind w:left="522" w:hanging="432"/>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4AEF7BDD"/>
    <w:multiLevelType w:val="hybridMultilevel"/>
    <w:tmpl w:val="F4C6F27E"/>
    <w:lvl w:ilvl="0" w:tplc="F93CFF62">
      <w:numFmt w:val="bullet"/>
      <w:lvlText w:val="-"/>
      <w:lvlJc w:val="left"/>
      <w:pPr>
        <w:ind w:left="810" w:hanging="360"/>
      </w:pPr>
      <w:rPr>
        <w:rFonts w:ascii="Tahoma" w:eastAsia="Times New Roman"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502E4E0D"/>
    <w:multiLevelType w:val="hybridMultilevel"/>
    <w:tmpl w:val="DE8C6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C6739D"/>
    <w:multiLevelType w:val="hybridMultilevel"/>
    <w:tmpl w:val="EA1A7914"/>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31F0051"/>
    <w:multiLevelType w:val="multilevel"/>
    <w:tmpl w:val="867CCD16"/>
    <w:lvl w:ilvl="0">
      <w:start w:val="1"/>
      <w:numFmt w:val="decimal"/>
      <w:lvlText w:val="%1"/>
      <w:lvlJc w:val="left"/>
      <w:pPr>
        <w:tabs>
          <w:tab w:val="num" w:pos="522"/>
        </w:tabs>
        <w:ind w:left="522" w:hanging="432"/>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0" w15:restartNumberingAfterBreak="0">
    <w:nsid w:val="55044BEF"/>
    <w:multiLevelType w:val="hybridMultilevel"/>
    <w:tmpl w:val="1326EBEE"/>
    <w:lvl w:ilvl="0" w:tplc="AAE0D7F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55A26BD"/>
    <w:multiLevelType w:val="multilevel"/>
    <w:tmpl w:val="F4D4F97C"/>
    <w:styleLink w:val="Style1"/>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2" w15:restartNumberingAfterBreak="0">
    <w:nsid w:val="593A3CF1"/>
    <w:multiLevelType w:val="multilevel"/>
    <w:tmpl w:val="867CCD16"/>
    <w:lvl w:ilvl="0">
      <w:start w:val="1"/>
      <w:numFmt w:val="decimal"/>
      <w:lvlText w:val="%1"/>
      <w:lvlJc w:val="left"/>
      <w:pPr>
        <w:tabs>
          <w:tab w:val="num" w:pos="432"/>
        </w:tabs>
        <w:ind w:left="432" w:hanging="432"/>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3" w15:restartNumberingAfterBreak="0">
    <w:nsid w:val="5AED048B"/>
    <w:multiLevelType w:val="hybridMultilevel"/>
    <w:tmpl w:val="CACA28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0AD1F57"/>
    <w:multiLevelType w:val="hybridMultilevel"/>
    <w:tmpl w:val="5CBC0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173903"/>
    <w:multiLevelType w:val="hybridMultilevel"/>
    <w:tmpl w:val="ED661B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BEE4558"/>
    <w:multiLevelType w:val="hybridMultilevel"/>
    <w:tmpl w:val="00E21C9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03E407B"/>
    <w:multiLevelType w:val="hybridMultilevel"/>
    <w:tmpl w:val="C03AFF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0E60767"/>
    <w:multiLevelType w:val="hybridMultilevel"/>
    <w:tmpl w:val="EF727958"/>
    <w:lvl w:ilvl="0" w:tplc="039823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3433083"/>
    <w:multiLevelType w:val="hybridMultilevel"/>
    <w:tmpl w:val="BF5823F8"/>
    <w:lvl w:ilvl="0" w:tplc="23DE7E40">
      <w:start w:val="1"/>
      <w:numFmt w:val="bullet"/>
      <w:lvlText w:val="●"/>
      <w:lvlJc w:val="left"/>
      <w:pPr>
        <w:tabs>
          <w:tab w:val="num" w:pos="720"/>
        </w:tabs>
        <w:ind w:left="720" w:hanging="360"/>
      </w:pPr>
      <w:rPr>
        <w:rFonts w:ascii="Times New Roman" w:hAnsi="Times New Roman" w:hint="default"/>
      </w:rPr>
    </w:lvl>
    <w:lvl w:ilvl="1" w:tplc="E6026B86" w:tentative="1">
      <w:start w:val="1"/>
      <w:numFmt w:val="bullet"/>
      <w:lvlText w:val="●"/>
      <w:lvlJc w:val="left"/>
      <w:pPr>
        <w:tabs>
          <w:tab w:val="num" w:pos="1440"/>
        </w:tabs>
        <w:ind w:left="1440" w:hanging="360"/>
      </w:pPr>
      <w:rPr>
        <w:rFonts w:ascii="Times New Roman" w:hAnsi="Times New Roman" w:hint="default"/>
      </w:rPr>
    </w:lvl>
    <w:lvl w:ilvl="2" w:tplc="79BA4CAC" w:tentative="1">
      <w:start w:val="1"/>
      <w:numFmt w:val="bullet"/>
      <w:lvlText w:val="●"/>
      <w:lvlJc w:val="left"/>
      <w:pPr>
        <w:tabs>
          <w:tab w:val="num" w:pos="2160"/>
        </w:tabs>
        <w:ind w:left="2160" w:hanging="360"/>
      </w:pPr>
      <w:rPr>
        <w:rFonts w:ascii="Times New Roman" w:hAnsi="Times New Roman" w:hint="default"/>
      </w:rPr>
    </w:lvl>
    <w:lvl w:ilvl="3" w:tplc="E6AE38F0" w:tentative="1">
      <w:start w:val="1"/>
      <w:numFmt w:val="bullet"/>
      <w:lvlText w:val="●"/>
      <w:lvlJc w:val="left"/>
      <w:pPr>
        <w:tabs>
          <w:tab w:val="num" w:pos="2880"/>
        </w:tabs>
        <w:ind w:left="2880" w:hanging="360"/>
      </w:pPr>
      <w:rPr>
        <w:rFonts w:ascii="Times New Roman" w:hAnsi="Times New Roman" w:hint="default"/>
      </w:rPr>
    </w:lvl>
    <w:lvl w:ilvl="4" w:tplc="DB04ACF2" w:tentative="1">
      <w:start w:val="1"/>
      <w:numFmt w:val="bullet"/>
      <w:lvlText w:val="●"/>
      <w:lvlJc w:val="left"/>
      <w:pPr>
        <w:tabs>
          <w:tab w:val="num" w:pos="3600"/>
        </w:tabs>
        <w:ind w:left="3600" w:hanging="360"/>
      </w:pPr>
      <w:rPr>
        <w:rFonts w:ascii="Times New Roman" w:hAnsi="Times New Roman" w:hint="default"/>
      </w:rPr>
    </w:lvl>
    <w:lvl w:ilvl="5" w:tplc="42F29076" w:tentative="1">
      <w:start w:val="1"/>
      <w:numFmt w:val="bullet"/>
      <w:lvlText w:val="●"/>
      <w:lvlJc w:val="left"/>
      <w:pPr>
        <w:tabs>
          <w:tab w:val="num" w:pos="4320"/>
        </w:tabs>
        <w:ind w:left="4320" w:hanging="360"/>
      </w:pPr>
      <w:rPr>
        <w:rFonts w:ascii="Times New Roman" w:hAnsi="Times New Roman" w:hint="default"/>
      </w:rPr>
    </w:lvl>
    <w:lvl w:ilvl="6" w:tplc="8920131E" w:tentative="1">
      <w:start w:val="1"/>
      <w:numFmt w:val="bullet"/>
      <w:lvlText w:val="●"/>
      <w:lvlJc w:val="left"/>
      <w:pPr>
        <w:tabs>
          <w:tab w:val="num" w:pos="5040"/>
        </w:tabs>
        <w:ind w:left="5040" w:hanging="360"/>
      </w:pPr>
      <w:rPr>
        <w:rFonts w:ascii="Times New Roman" w:hAnsi="Times New Roman" w:hint="default"/>
      </w:rPr>
    </w:lvl>
    <w:lvl w:ilvl="7" w:tplc="AD18E6CE" w:tentative="1">
      <w:start w:val="1"/>
      <w:numFmt w:val="bullet"/>
      <w:lvlText w:val="●"/>
      <w:lvlJc w:val="left"/>
      <w:pPr>
        <w:tabs>
          <w:tab w:val="num" w:pos="5760"/>
        </w:tabs>
        <w:ind w:left="5760" w:hanging="360"/>
      </w:pPr>
      <w:rPr>
        <w:rFonts w:ascii="Times New Roman" w:hAnsi="Times New Roman" w:hint="default"/>
      </w:rPr>
    </w:lvl>
    <w:lvl w:ilvl="8" w:tplc="00646528"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75906AEB"/>
    <w:multiLevelType w:val="hybridMultilevel"/>
    <w:tmpl w:val="C534D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354A40"/>
    <w:multiLevelType w:val="hybridMultilevel"/>
    <w:tmpl w:val="04E29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995DC2"/>
    <w:multiLevelType w:val="hybridMultilevel"/>
    <w:tmpl w:val="349C97D4"/>
    <w:lvl w:ilvl="0" w:tplc="14E25FD2">
      <w:start w:val="1"/>
      <w:numFmt w:val="bullet"/>
      <w:lvlText w:val="●"/>
      <w:lvlJc w:val="left"/>
      <w:pPr>
        <w:tabs>
          <w:tab w:val="num" w:pos="720"/>
        </w:tabs>
        <w:ind w:left="720" w:hanging="360"/>
      </w:pPr>
      <w:rPr>
        <w:rFonts w:ascii="Times New Roman" w:hAnsi="Times New Roman" w:hint="default"/>
      </w:rPr>
    </w:lvl>
    <w:lvl w:ilvl="1" w:tplc="6E6229FA" w:tentative="1">
      <w:start w:val="1"/>
      <w:numFmt w:val="bullet"/>
      <w:lvlText w:val="●"/>
      <w:lvlJc w:val="left"/>
      <w:pPr>
        <w:tabs>
          <w:tab w:val="num" w:pos="1440"/>
        </w:tabs>
        <w:ind w:left="1440" w:hanging="360"/>
      </w:pPr>
      <w:rPr>
        <w:rFonts w:ascii="Times New Roman" w:hAnsi="Times New Roman" w:hint="default"/>
      </w:rPr>
    </w:lvl>
    <w:lvl w:ilvl="2" w:tplc="CBF61A34" w:tentative="1">
      <w:start w:val="1"/>
      <w:numFmt w:val="bullet"/>
      <w:lvlText w:val="●"/>
      <w:lvlJc w:val="left"/>
      <w:pPr>
        <w:tabs>
          <w:tab w:val="num" w:pos="2160"/>
        </w:tabs>
        <w:ind w:left="2160" w:hanging="360"/>
      </w:pPr>
      <w:rPr>
        <w:rFonts w:ascii="Times New Roman" w:hAnsi="Times New Roman" w:hint="default"/>
      </w:rPr>
    </w:lvl>
    <w:lvl w:ilvl="3" w:tplc="C5D61514" w:tentative="1">
      <w:start w:val="1"/>
      <w:numFmt w:val="bullet"/>
      <w:lvlText w:val="●"/>
      <w:lvlJc w:val="left"/>
      <w:pPr>
        <w:tabs>
          <w:tab w:val="num" w:pos="2880"/>
        </w:tabs>
        <w:ind w:left="2880" w:hanging="360"/>
      </w:pPr>
      <w:rPr>
        <w:rFonts w:ascii="Times New Roman" w:hAnsi="Times New Roman" w:hint="default"/>
      </w:rPr>
    </w:lvl>
    <w:lvl w:ilvl="4" w:tplc="2730A566" w:tentative="1">
      <w:start w:val="1"/>
      <w:numFmt w:val="bullet"/>
      <w:lvlText w:val="●"/>
      <w:lvlJc w:val="left"/>
      <w:pPr>
        <w:tabs>
          <w:tab w:val="num" w:pos="3600"/>
        </w:tabs>
        <w:ind w:left="3600" w:hanging="360"/>
      </w:pPr>
      <w:rPr>
        <w:rFonts w:ascii="Times New Roman" w:hAnsi="Times New Roman" w:hint="default"/>
      </w:rPr>
    </w:lvl>
    <w:lvl w:ilvl="5" w:tplc="AAFE70D4" w:tentative="1">
      <w:start w:val="1"/>
      <w:numFmt w:val="bullet"/>
      <w:lvlText w:val="●"/>
      <w:lvlJc w:val="left"/>
      <w:pPr>
        <w:tabs>
          <w:tab w:val="num" w:pos="4320"/>
        </w:tabs>
        <w:ind w:left="4320" w:hanging="360"/>
      </w:pPr>
      <w:rPr>
        <w:rFonts w:ascii="Times New Roman" w:hAnsi="Times New Roman" w:hint="default"/>
      </w:rPr>
    </w:lvl>
    <w:lvl w:ilvl="6" w:tplc="D4B83F9A" w:tentative="1">
      <w:start w:val="1"/>
      <w:numFmt w:val="bullet"/>
      <w:lvlText w:val="●"/>
      <w:lvlJc w:val="left"/>
      <w:pPr>
        <w:tabs>
          <w:tab w:val="num" w:pos="5040"/>
        </w:tabs>
        <w:ind w:left="5040" w:hanging="360"/>
      </w:pPr>
      <w:rPr>
        <w:rFonts w:ascii="Times New Roman" w:hAnsi="Times New Roman" w:hint="default"/>
      </w:rPr>
    </w:lvl>
    <w:lvl w:ilvl="7" w:tplc="5BBA6FE2" w:tentative="1">
      <w:start w:val="1"/>
      <w:numFmt w:val="bullet"/>
      <w:lvlText w:val="●"/>
      <w:lvlJc w:val="left"/>
      <w:pPr>
        <w:tabs>
          <w:tab w:val="num" w:pos="5760"/>
        </w:tabs>
        <w:ind w:left="5760" w:hanging="360"/>
      </w:pPr>
      <w:rPr>
        <w:rFonts w:ascii="Times New Roman" w:hAnsi="Times New Roman" w:hint="default"/>
      </w:rPr>
    </w:lvl>
    <w:lvl w:ilvl="8" w:tplc="CEAE6C44" w:tentative="1">
      <w:start w:val="1"/>
      <w:numFmt w:val="bullet"/>
      <w:lvlText w:val="●"/>
      <w:lvlJc w:val="left"/>
      <w:pPr>
        <w:tabs>
          <w:tab w:val="num" w:pos="6480"/>
        </w:tabs>
        <w:ind w:left="6480" w:hanging="360"/>
      </w:pPr>
      <w:rPr>
        <w:rFonts w:ascii="Times New Roman" w:hAnsi="Times New Roman" w:hint="default"/>
      </w:rPr>
    </w:lvl>
  </w:abstractNum>
  <w:abstractNum w:abstractNumId="43" w15:restartNumberingAfterBreak="0">
    <w:nsid w:val="7C2A1F41"/>
    <w:multiLevelType w:val="multilevel"/>
    <w:tmpl w:val="C1BE28CE"/>
    <w:lvl w:ilvl="0">
      <w:start w:val="1"/>
      <w:numFmt w:val="decimal"/>
      <w:lvlText w:val="%1"/>
      <w:lvlJc w:val="left"/>
      <w:pPr>
        <w:tabs>
          <w:tab w:val="num" w:pos="522"/>
        </w:tabs>
        <w:ind w:left="522" w:hanging="432"/>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4" w15:restartNumberingAfterBreak="0">
    <w:nsid w:val="7EC94068"/>
    <w:multiLevelType w:val="multilevel"/>
    <w:tmpl w:val="F4D4F97C"/>
    <w:styleLink w:val="CurrentList1"/>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477263260">
    <w:abstractNumId w:val="24"/>
  </w:num>
  <w:num w:numId="2" w16cid:durableId="129565826">
    <w:abstractNumId w:val="3"/>
  </w:num>
  <w:num w:numId="3" w16cid:durableId="905337857">
    <w:abstractNumId w:val="15"/>
  </w:num>
  <w:num w:numId="4" w16cid:durableId="2089617443">
    <w:abstractNumId w:val="23"/>
  </w:num>
  <w:num w:numId="5" w16cid:durableId="1098332571">
    <w:abstractNumId w:val="16"/>
  </w:num>
  <w:num w:numId="6" w16cid:durableId="652223319">
    <w:abstractNumId w:val="26"/>
  </w:num>
  <w:num w:numId="7" w16cid:durableId="91937055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62826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0722776">
    <w:abstractNumId w:val="10"/>
  </w:num>
  <w:num w:numId="10" w16cid:durableId="79647324">
    <w:abstractNumId w:val="37"/>
  </w:num>
  <w:num w:numId="11" w16cid:durableId="27586815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623638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94741830">
    <w:abstractNumId w:val="27"/>
  </w:num>
  <w:num w:numId="14" w16cid:durableId="1257207829">
    <w:abstractNumId w:val="44"/>
  </w:num>
  <w:num w:numId="15" w16cid:durableId="1355838459">
    <w:abstractNumId w:val="7"/>
  </w:num>
  <w:num w:numId="16" w16cid:durableId="238442411">
    <w:abstractNumId w:val="31"/>
  </w:num>
  <w:num w:numId="17" w16cid:durableId="443573488">
    <w:abstractNumId w:val="28"/>
  </w:num>
  <w:num w:numId="18" w16cid:durableId="1164585513">
    <w:abstractNumId w:val="1"/>
  </w:num>
  <w:num w:numId="19" w16cid:durableId="1916695620">
    <w:abstractNumId w:val="12"/>
  </w:num>
  <w:num w:numId="20" w16cid:durableId="1298025678">
    <w:abstractNumId w:val="19"/>
  </w:num>
  <w:num w:numId="21" w16cid:durableId="61564594">
    <w:abstractNumId w:val="20"/>
  </w:num>
  <w:num w:numId="22" w16cid:durableId="540634504">
    <w:abstractNumId w:val="32"/>
  </w:num>
  <w:num w:numId="23" w16cid:durableId="345407329">
    <w:abstractNumId w:val="42"/>
  </w:num>
  <w:num w:numId="24" w16cid:durableId="1464496661">
    <w:abstractNumId w:val="39"/>
  </w:num>
  <w:num w:numId="25" w16cid:durableId="1515800609">
    <w:abstractNumId w:val="18"/>
  </w:num>
  <w:num w:numId="26" w16cid:durableId="995913419">
    <w:abstractNumId w:val="29"/>
  </w:num>
  <w:num w:numId="27" w16cid:durableId="2024890426">
    <w:abstractNumId w:val="21"/>
  </w:num>
  <w:num w:numId="28" w16cid:durableId="1500077375">
    <w:abstractNumId w:val="36"/>
  </w:num>
  <w:num w:numId="29" w16cid:durableId="239873608">
    <w:abstractNumId w:val="25"/>
  </w:num>
  <w:num w:numId="30" w16cid:durableId="209463624">
    <w:abstractNumId w:val="43"/>
  </w:num>
  <w:num w:numId="31" w16cid:durableId="1137181289">
    <w:abstractNumId w:val="14"/>
  </w:num>
  <w:num w:numId="32" w16cid:durableId="166407190">
    <w:abstractNumId w:val="17"/>
  </w:num>
  <w:num w:numId="33" w16cid:durableId="588151075">
    <w:abstractNumId w:val="6"/>
  </w:num>
  <w:num w:numId="34" w16cid:durableId="241913391">
    <w:abstractNumId w:val="11"/>
  </w:num>
  <w:num w:numId="35" w16cid:durableId="841160182">
    <w:abstractNumId w:val="8"/>
  </w:num>
  <w:num w:numId="36" w16cid:durableId="1804930555">
    <w:abstractNumId w:val="5"/>
  </w:num>
  <w:num w:numId="37" w16cid:durableId="933787376">
    <w:abstractNumId w:val="13"/>
  </w:num>
  <w:num w:numId="38" w16cid:durableId="1103576062">
    <w:abstractNumId w:val="0"/>
  </w:num>
  <w:num w:numId="39" w16cid:durableId="1731152002">
    <w:abstractNumId w:val="9"/>
  </w:num>
  <w:num w:numId="40" w16cid:durableId="1682009068">
    <w:abstractNumId w:val="38"/>
  </w:num>
  <w:num w:numId="41" w16cid:durableId="674192099">
    <w:abstractNumId w:val="33"/>
  </w:num>
  <w:num w:numId="42" w16cid:durableId="1609462992">
    <w:abstractNumId w:val="41"/>
  </w:num>
  <w:num w:numId="43" w16cid:durableId="215238206">
    <w:abstractNumId w:val="30"/>
  </w:num>
  <w:num w:numId="44" w16cid:durableId="521625784">
    <w:abstractNumId w:val="2"/>
  </w:num>
  <w:num w:numId="45" w16cid:durableId="1350254777">
    <w:abstractNumId w:val="40"/>
  </w:num>
  <w:num w:numId="46" w16cid:durableId="1849172307">
    <w:abstractNumId w:val="34"/>
  </w:num>
  <w:num w:numId="47" w16cid:durableId="20058711">
    <w:abstractNumId w:val="22"/>
  </w:num>
  <w:num w:numId="48" w16cid:durableId="1484157425">
    <w:abstractNumId w:val="35"/>
  </w:num>
  <w:num w:numId="49" w16cid:durableId="158984380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7E2"/>
    <w:rsid w:val="00000131"/>
    <w:rsid w:val="000008F1"/>
    <w:rsid w:val="00000C39"/>
    <w:rsid w:val="00003889"/>
    <w:rsid w:val="00004938"/>
    <w:rsid w:val="0000494C"/>
    <w:rsid w:val="000061CA"/>
    <w:rsid w:val="000072C4"/>
    <w:rsid w:val="00007A56"/>
    <w:rsid w:val="00010125"/>
    <w:rsid w:val="00011F10"/>
    <w:rsid w:val="0001236C"/>
    <w:rsid w:val="00012F59"/>
    <w:rsid w:val="00012FDE"/>
    <w:rsid w:val="00013754"/>
    <w:rsid w:val="00013778"/>
    <w:rsid w:val="0001467C"/>
    <w:rsid w:val="00014C44"/>
    <w:rsid w:val="00016268"/>
    <w:rsid w:val="00017A24"/>
    <w:rsid w:val="00020186"/>
    <w:rsid w:val="00020799"/>
    <w:rsid w:val="000215AA"/>
    <w:rsid w:val="0002295A"/>
    <w:rsid w:val="00023A2D"/>
    <w:rsid w:val="00024B63"/>
    <w:rsid w:val="00024F3B"/>
    <w:rsid w:val="00027C81"/>
    <w:rsid w:val="00030153"/>
    <w:rsid w:val="0003038C"/>
    <w:rsid w:val="000304E9"/>
    <w:rsid w:val="00030BF5"/>
    <w:rsid w:val="000318DA"/>
    <w:rsid w:val="00031B77"/>
    <w:rsid w:val="00031C0A"/>
    <w:rsid w:val="000332CA"/>
    <w:rsid w:val="0003407D"/>
    <w:rsid w:val="00036003"/>
    <w:rsid w:val="0003604C"/>
    <w:rsid w:val="0003677A"/>
    <w:rsid w:val="00037600"/>
    <w:rsid w:val="000379F9"/>
    <w:rsid w:val="00037AF2"/>
    <w:rsid w:val="00041996"/>
    <w:rsid w:val="00041C26"/>
    <w:rsid w:val="0004242A"/>
    <w:rsid w:val="00042C4C"/>
    <w:rsid w:val="0004318E"/>
    <w:rsid w:val="00043F6B"/>
    <w:rsid w:val="000471F2"/>
    <w:rsid w:val="00047438"/>
    <w:rsid w:val="00047662"/>
    <w:rsid w:val="000515B1"/>
    <w:rsid w:val="00051AC8"/>
    <w:rsid w:val="000524EC"/>
    <w:rsid w:val="000533CB"/>
    <w:rsid w:val="0005437A"/>
    <w:rsid w:val="00054903"/>
    <w:rsid w:val="00055075"/>
    <w:rsid w:val="000559DA"/>
    <w:rsid w:val="00056857"/>
    <w:rsid w:val="0005698F"/>
    <w:rsid w:val="00056F3F"/>
    <w:rsid w:val="0006358A"/>
    <w:rsid w:val="00063857"/>
    <w:rsid w:val="00063ABA"/>
    <w:rsid w:val="00064C47"/>
    <w:rsid w:val="00066BE5"/>
    <w:rsid w:val="00066DB2"/>
    <w:rsid w:val="000675CA"/>
    <w:rsid w:val="00067FDC"/>
    <w:rsid w:val="00070DEE"/>
    <w:rsid w:val="00071F09"/>
    <w:rsid w:val="000729B9"/>
    <w:rsid w:val="00073BD1"/>
    <w:rsid w:val="00073E8F"/>
    <w:rsid w:val="000743DC"/>
    <w:rsid w:val="000748A2"/>
    <w:rsid w:val="00075A84"/>
    <w:rsid w:val="00075EFA"/>
    <w:rsid w:val="00076AD8"/>
    <w:rsid w:val="00080688"/>
    <w:rsid w:val="000808A2"/>
    <w:rsid w:val="00080A76"/>
    <w:rsid w:val="000827CB"/>
    <w:rsid w:val="00084B31"/>
    <w:rsid w:val="000873A9"/>
    <w:rsid w:val="00087931"/>
    <w:rsid w:val="00090B75"/>
    <w:rsid w:val="0009147D"/>
    <w:rsid w:val="000917BD"/>
    <w:rsid w:val="00091951"/>
    <w:rsid w:val="00092383"/>
    <w:rsid w:val="000926E4"/>
    <w:rsid w:val="000928A9"/>
    <w:rsid w:val="00094249"/>
    <w:rsid w:val="00094843"/>
    <w:rsid w:val="00095508"/>
    <w:rsid w:val="00097088"/>
    <w:rsid w:val="000A1EFB"/>
    <w:rsid w:val="000A2D1E"/>
    <w:rsid w:val="000A384E"/>
    <w:rsid w:val="000A3894"/>
    <w:rsid w:val="000A3A26"/>
    <w:rsid w:val="000A44C4"/>
    <w:rsid w:val="000A556C"/>
    <w:rsid w:val="000A55C6"/>
    <w:rsid w:val="000A5EC3"/>
    <w:rsid w:val="000A7171"/>
    <w:rsid w:val="000B0079"/>
    <w:rsid w:val="000B0231"/>
    <w:rsid w:val="000B0FB6"/>
    <w:rsid w:val="000B1E33"/>
    <w:rsid w:val="000B1FB8"/>
    <w:rsid w:val="000B2519"/>
    <w:rsid w:val="000B2A82"/>
    <w:rsid w:val="000B2D24"/>
    <w:rsid w:val="000B2E33"/>
    <w:rsid w:val="000B30A9"/>
    <w:rsid w:val="000B5796"/>
    <w:rsid w:val="000B7E61"/>
    <w:rsid w:val="000C118C"/>
    <w:rsid w:val="000C1290"/>
    <w:rsid w:val="000C26C3"/>
    <w:rsid w:val="000C2D4E"/>
    <w:rsid w:val="000C2FBA"/>
    <w:rsid w:val="000C37C7"/>
    <w:rsid w:val="000C3B58"/>
    <w:rsid w:val="000C604C"/>
    <w:rsid w:val="000C61B4"/>
    <w:rsid w:val="000C6C20"/>
    <w:rsid w:val="000C71DB"/>
    <w:rsid w:val="000D0B87"/>
    <w:rsid w:val="000D0E99"/>
    <w:rsid w:val="000D0ED3"/>
    <w:rsid w:val="000D2C1C"/>
    <w:rsid w:val="000D42AF"/>
    <w:rsid w:val="000D4544"/>
    <w:rsid w:val="000D45C7"/>
    <w:rsid w:val="000D4D40"/>
    <w:rsid w:val="000D51F9"/>
    <w:rsid w:val="000D75A2"/>
    <w:rsid w:val="000E0B8C"/>
    <w:rsid w:val="000E1054"/>
    <w:rsid w:val="000E1900"/>
    <w:rsid w:val="000E2436"/>
    <w:rsid w:val="000E3B66"/>
    <w:rsid w:val="000E42EB"/>
    <w:rsid w:val="000E4F03"/>
    <w:rsid w:val="000E5CC0"/>
    <w:rsid w:val="000E611C"/>
    <w:rsid w:val="000E78B3"/>
    <w:rsid w:val="000E7E8A"/>
    <w:rsid w:val="000F1EDF"/>
    <w:rsid w:val="000F222B"/>
    <w:rsid w:val="000F2E8D"/>
    <w:rsid w:val="000F41B2"/>
    <w:rsid w:val="000F725D"/>
    <w:rsid w:val="000F79B6"/>
    <w:rsid w:val="000F7ADD"/>
    <w:rsid w:val="001001D5"/>
    <w:rsid w:val="001009AA"/>
    <w:rsid w:val="00102178"/>
    <w:rsid w:val="00102656"/>
    <w:rsid w:val="001044EB"/>
    <w:rsid w:val="00104F14"/>
    <w:rsid w:val="00105EB3"/>
    <w:rsid w:val="00106277"/>
    <w:rsid w:val="00106656"/>
    <w:rsid w:val="00106EE9"/>
    <w:rsid w:val="0010763C"/>
    <w:rsid w:val="00110357"/>
    <w:rsid w:val="001104BE"/>
    <w:rsid w:val="00111436"/>
    <w:rsid w:val="0011378B"/>
    <w:rsid w:val="00114D01"/>
    <w:rsid w:val="0011772C"/>
    <w:rsid w:val="001200F2"/>
    <w:rsid w:val="0012150F"/>
    <w:rsid w:val="00121E0C"/>
    <w:rsid w:val="00122AAA"/>
    <w:rsid w:val="00122E9D"/>
    <w:rsid w:val="001233FE"/>
    <w:rsid w:val="00124283"/>
    <w:rsid w:val="00124FD2"/>
    <w:rsid w:val="00125B67"/>
    <w:rsid w:val="00126492"/>
    <w:rsid w:val="00127E74"/>
    <w:rsid w:val="001300EB"/>
    <w:rsid w:val="0013049D"/>
    <w:rsid w:val="00130BBB"/>
    <w:rsid w:val="00130EE8"/>
    <w:rsid w:val="001319A4"/>
    <w:rsid w:val="00132312"/>
    <w:rsid w:val="0013485E"/>
    <w:rsid w:val="001360A8"/>
    <w:rsid w:val="00137681"/>
    <w:rsid w:val="00140E5B"/>
    <w:rsid w:val="00140F25"/>
    <w:rsid w:val="0014185A"/>
    <w:rsid w:val="00141E3D"/>
    <w:rsid w:val="00143709"/>
    <w:rsid w:val="00143719"/>
    <w:rsid w:val="00143E0D"/>
    <w:rsid w:val="001442D0"/>
    <w:rsid w:val="00144593"/>
    <w:rsid w:val="00145B91"/>
    <w:rsid w:val="001473B7"/>
    <w:rsid w:val="00147547"/>
    <w:rsid w:val="00147885"/>
    <w:rsid w:val="00147FC5"/>
    <w:rsid w:val="001525A6"/>
    <w:rsid w:val="00152ADC"/>
    <w:rsid w:val="001534E8"/>
    <w:rsid w:val="001536A6"/>
    <w:rsid w:val="0015503A"/>
    <w:rsid w:val="00155540"/>
    <w:rsid w:val="00155734"/>
    <w:rsid w:val="00157076"/>
    <w:rsid w:val="0015716C"/>
    <w:rsid w:val="001576DA"/>
    <w:rsid w:val="00160781"/>
    <w:rsid w:val="00160A76"/>
    <w:rsid w:val="00160F43"/>
    <w:rsid w:val="0016120C"/>
    <w:rsid w:val="00161700"/>
    <w:rsid w:val="00161F0B"/>
    <w:rsid w:val="001620F0"/>
    <w:rsid w:val="0016217D"/>
    <w:rsid w:val="00162B56"/>
    <w:rsid w:val="00163A97"/>
    <w:rsid w:val="00163B30"/>
    <w:rsid w:val="0016510F"/>
    <w:rsid w:val="00165AA0"/>
    <w:rsid w:val="00166102"/>
    <w:rsid w:val="001671F6"/>
    <w:rsid w:val="00167572"/>
    <w:rsid w:val="0016767B"/>
    <w:rsid w:val="00167DF8"/>
    <w:rsid w:val="001702AA"/>
    <w:rsid w:val="00170B9E"/>
    <w:rsid w:val="00171C36"/>
    <w:rsid w:val="0017232D"/>
    <w:rsid w:val="00172B46"/>
    <w:rsid w:val="0017431F"/>
    <w:rsid w:val="00174E6C"/>
    <w:rsid w:val="00177325"/>
    <w:rsid w:val="00177A75"/>
    <w:rsid w:val="00180AE7"/>
    <w:rsid w:val="001820B4"/>
    <w:rsid w:val="00183F1D"/>
    <w:rsid w:val="00183F9C"/>
    <w:rsid w:val="001840F9"/>
    <w:rsid w:val="0018413A"/>
    <w:rsid w:val="0018457E"/>
    <w:rsid w:val="001848BE"/>
    <w:rsid w:val="00186A50"/>
    <w:rsid w:val="00187941"/>
    <w:rsid w:val="001923B3"/>
    <w:rsid w:val="00193954"/>
    <w:rsid w:val="00193BE7"/>
    <w:rsid w:val="0019480C"/>
    <w:rsid w:val="0019481A"/>
    <w:rsid w:val="00195512"/>
    <w:rsid w:val="0019638B"/>
    <w:rsid w:val="00196752"/>
    <w:rsid w:val="00196888"/>
    <w:rsid w:val="001969F8"/>
    <w:rsid w:val="00196AE4"/>
    <w:rsid w:val="00197E57"/>
    <w:rsid w:val="001A0255"/>
    <w:rsid w:val="001A10A9"/>
    <w:rsid w:val="001A119E"/>
    <w:rsid w:val="001A185F"/>
    <w:rsid w:val="001A21F7"/>
    <w:rsid w:val="001A2EB0"/>
    <w:rsid w:val="001A33F9"/>
    <w:rsid w:val="001A37E4"/>
    <w:rsid w:val="001A38AA"/>
    <w:rsid w:val="001A5210"/>
    <w:rsid w:val="001A5DCD"/>
    <w:rsid w:val="001A6592"/>
    <w:rsid w:val="001A69C3"/>
    <w:rsid w:val="001A6B87"/>
    <w:rsid w:val="001A7B00"/>
    <w:rsid w:val="001A7FC7"/>
    <w:rsid w:val="001B220A"/>
    <w:rsid w:val="001B29FB"/>
    <w:rsid w:val="001B5326"/>
    <w:rsid w:val="001B5E68"/>
    <w:rsid w:val="001B5EFF"/>
    <w:rsid w:val="001B71EE"/>
    <w:rsid w:val="001C0AAC"/>
    <w:rsid w:val="001C1508"/>
    <w:rsid w:val="001C2157"/>
    <w:rsid w:val="001C3021"/>
    <w:rsid w:val="001C37B2"/>
    <w:rsid w:val="001C4889"/>
    <w:rsid w:val="001C4B6F"/>
    <w:rsid w:val="001C6067"/>
    <w:rsid w:val="001C6503"/>
    <w:rsid w:val="001C68A2"/>
    <w:rsid w:val="001C6B9E"/>
    <w:rsid w:val="001C6E06"/>
    <w:rsid w:val="001C7E49"/>
    <w:rsid w:val="001D0373"/>
    <w:rsid w:val="001D0924"/>
    <w:rsid w:val="001D1004"/>
    <w:rsid w:val="001D1751"/>
    <w:rsid w:val="001D1FB0"/>
    <w:rsid w:val="001D2CF5"/>
    <w:rsid w:val="001D37A2"/>
    <w:rsid w:val="001D4E56"/>
    <w:rsid w:val="001D588A"/>
    <w:rsid w:val="001D6F38"/>
    <w:rsid w:val="001D76CF"/>
    <w:rsid w:val="001E11F9"/>
    <w:rsid w:val="001E2C8B"/>
    <w:rsid w:val="001E2EB5"/>
    <w:rsid w:val="001E33A6"/>
    <w:rsid w:val="001E365E"/>
    <w:rsid w:val="001E7286"/>
    <w:rsid w:val="001E78FA"/>
    <w:rsid w:val="001E7A22"/>
    <w:rsid w:val="001F0674"/>
    <w:rsid w:val="001F1F4E"/>
    <w:rsid w:val="001F26A7"/>
    <w:rsid w:val="001F26CD"/>
    <w:rsid w:val="001F28D1"/>
    <w:rsid w:val="001F42E6"/>
    <w:rsid w:val="001F5E8E"/>
    <w:rsid w:val="001F5F61"/>
    <w:rsid w:val="001F794B"/>
    <w:rsid w:val="002019F4"/>
    <w:rsid w:val="002020A1"/>
    <w:rsid w:val="0020292A"/>
    <w:rsid w:val="00203CC5"/>
    <w:rsid w:val="00204287"/>
    <w:rsid w:val="00204405"/>
    <w:rsid w:val="00204E8F"/>
    <w:rsid w:val="00206E81"/>
    <w:rsid w:val="00207679"/>
    <w:rsid w:val="0021000D"/>
    <w:rsid w:val="0021022A"/>
    <w:rsid w:val="00211493"/>
    <w:rsid w:val="0021394B"/>
    <w:rsid w:val="00214ACE"/>
    <w:rsid w:val="0021505E"/>
    <w:rsid w:val="002151CB"/>
    <w:rsid w:val="002155B7"/>
    <w:rsid w:val="00215DB6"/>
    <w:rsid w:val="0021656A"/>
    <w:rsid w:val="00216948"/>
    <w:rsid w:val="0021746F"/>
    <w:rsid w:val="00217C3F"/>
    <w:rsid w:val="00217CA0"/>
    <w:rsid w:val="00220BE4"/>
    <w:rsid w:val="00220F05"/>
    <w:rsid w:val="002220E5"/>
    <w:rsid w:val="00222160"/>
    <w:rsid w:val="00222397"/>
    <w:rsid w:val="00222B9D"/>
    <w:rsid w:val="00223EF3"/>
    <w:rsid w:val="00225F40"/>
    <w:rsid w:val="00230D56"/>
    <w:rsid w:val="00231EC8"/>
    <w:rsid w:val="00233669"/>
    <w:rsid w:val="00233A9D"/>
    <w:rsid w:val="002345DA"/>
    <w:rsid w:val="00234889"/>
    <w:rsid w:val="0023493F"/>
    <w:rsid w:val="00237DA6"/>
    <w:rsid w:val="002408BF"/>
    <w:rsid w:val="00241326"/>
    <w:rsid w:val="00241A3D"/>
    <w:rsid w:val="00242A5D"/>
    <w:rsid w:val="00242ED9"/>
    <w:rsid w:val="002430F2"/>
    <w:rsid w:val="00244377"/>
    <w:rsid w:val="00244518"/>
    <w:rsid w:val="00244819"/>
    <w:rsid w:val="00244C5B"/>
    <w:rsid w:val="00246830"/>
    <w:rsid w:val="0025169F"/>
    <w:rsid w:val="002523CB"/>
    <w:rsid w:val="00253586"/>
    <w:rsid w:val="00254477"/>
    <w:rsid w:val="00254C45"/>
    <w:rsid w:val="00255684"/>
    <w:rsid w:val="00255CA3"/>
    <w:rsid w:val="00256E4E"/>
    <w:rsid w:val="002601D5"/>
    <w:rsid w:val="00260264"/>
    <w:rsid w:val="002609D5"/>
    <w:rsid w:val="00261F4A"/>
    <w:rsid w:val="00262541"/>
    <w:rsid w:val="00262815"/>
    <w:rsid w:val="00262C6D"/>
    <w:rsid w:val="00262FA8"/>
    <w:rsid w:val="00263538"/>
    <w:rsid w:val="002638D1"/>
    <w:rsid w:val="0026475D"/>
    <w:rsid w:val="002659B4"/>
    <w:rsid w:val="00265A89"/>
    <w:rsid w:val="00265CAC"/>
    <w:rsid w:val="002663AF"/>
    <w:rsid w:val="00266559"/>
    <w:rsid w:val="00266EC1"/>
    <w:rsid w:val="00270C44"/>
    <w:rsid w:val="00271686"/>
    <w:rsid w:val="00272E7A"/>
    <w:rsid w:val="00273672"/>
    <w:rsid w:val="00273C47"/>
    <w:rsid w:val="00273D79"/>
    <w:rsid w:val="00275707"/>
    <w:rsid w:val="00276516"/>
    <w:rsid w:val="002769F0"/>
    <w:rsid w:val="002779E5"/>
    <w:rsid w:val="00281197"/>
    <w:rsid w:val="002813BF"/>
    <w:rsid w:val="00281CE4"/>
    <w:rsid w:val="00282696"/>
    <w:rsid w:val="00282C3B"/>
    <w:rsid w:val="00283402"/>
    <w:rsid w:val="00283936"/>
    <w:rsid w:val="00283F72"/>
    <w:rsid w:val="0028467F"/>
    <w:rsid w:val="002847DE"/>
    <w:rsid w:val="0028597F"/>
    <w:rsid w:val="0028649F"/>
    <w:rsid w:val="002872EC"/>
    <w:rsid w:val="002876A0"/>
    <w:rsid w:val="002879C5"/>
    <w:rsid w:val="00287B61"/>
    <w:rsid w:val="0029139E"/>
    <w:rsid w:val="00292ED2"/>
    <w:rsid w:val="002934ED"/>
    <w:rsid w:val="002941BA"/>
    <w:rsid w:val="002975CB"/>
    <w:rsid w:val="002A0DDD"/>
    <w:rsid w:val="002A1D53"/>
    <w:rsid w:val="002A2A65"/>
    <w:rsid w:val="002A2DA9"/>
    <w:rsid w:val="002A3595"/>
    <w:rsid w:val="002A360A"/>
    <w:rsid w:val="002A3C3D"/>
    <w:rsid w:val="002A3FBF"/>
    <w:rsid w:val="002A4E94"/>
    <w:rsid w:val="002A4F35"/>
    <w:rsid w:val="002A5A0D"/>
    <w:rsid w:val="002A66AB"/>
    <w:rsid w:val="002A6984"/>
    <w:rsid w:val="002A7B25"/>
    <w:rsid w:val="002A7CC1"/>
    <w:rsid w:val="002A7DF3"/>
    <w:rsid w:val="002B0BA8"/>
    <w:rsid w:val="002B1E22"/>
    <w:rsid w:val="002B3017"/>
    <w:rsid w:val="002B317F"/>
    <w:rsid w:val="002B4FBE"/>
    <w:rsid w:val="002B6620"/>
    <w:rsid w:val="002B68B4"/>
    <w:rsid w:val="002B6F35"/>
    <w:rsid w:val="002C02FB"/>
    <w:rsid w:val="002C27FA"/>
    <w:rsid w:val="002C34E9"/>
    <w:rsid w:val="002C48CB"/>
    <w:rsid w:val="002C58B6"/>
    <w:rsid w:val="002C5F5F"/>
    <w:rsid w:val="002C6B5A"/>
    <w:rsid w:val="002C7E03"/>
    <w:rsid w:val="002D35F7"/>
    <w:rsid w:val="002D3C58"/>
    <w:rsid w:val="002D4F91"/>
    <w:rsid w:val="002D51D1"/>
    <w:rsid w:val="002D5532"/>
    <w:rsid w:val="002D5949"/>
    <w:rsid w:val="002D6997"/>
    <w:rsid w:val="002D6F57"/>
    <w:rsid w:val="002D70A7"/>
    <w:rsid w:val="002E01A3"/>
    <w:rsid w:val="002E036F"/>
    <w:rsid w:val="002E10AA"/>
    <w:rsid w:val="002E16F0"/>
    <w:rsid w:val="002E2134"/>
    <w:rsid w:val="002E27CD"/>
    <w:rsid w:val="002E3179"/>
    <w:rsid w:val="002E3E7D"/>
    <w:rsid w:val="002E3E84"/>
    <w:rsid w:val="002E5405"/>
    <w:rsid w:val="002E57BE"/>
    <w:rsid w:val="002E6851"/>
    <w:rsid w:val="002E6D50"/>
    <w:rsid w:val="002E7D13"/>
    <w:rsid w:val="002F0018"/>
    <w:rsid w:val="002F0409"/>
    <w:rsid w:val="002F2AAD"/>
    <w:rsid w:val="002F2D71"/>
    <w:rsid w:val="002F5158"/>
    <w:rsid w:val="002F5577"/>
    <w:rsid w:val="002F5BC0"/>
    <w:rsid w:val="002F6DE3"/>
    <w:rsid w:val="002F6E53"/>
    <w:rsid w:val="002F7A20"/>
    <w:rsid w:val="0030094F"/>
    <w:rsid w:val="003018F7"/>
    <w:rsid w:val="00301C22"/>
    <w:rsid w:val="003045E2"/>
    <w:rsid w:val="003049A5"/>
    <w:rsid w:val="003075F9"/>
    <w:rsid w:val="003077B6"/>
    <w:rsid w:val="00310C52"/>
    <w:rsid w:val="003116B3"/>
    <w:rsid w:val="00311B6E"/>
    <w:rsid w:val="00313950"/>
    <w:rsid w:val="00313FE1"/>
    <w:rsid w:val="003140DB"/>
    <w:rsid w:val="003144CD"/>
    <w:rsid w:val="00316060"/>
    <w:rsid w:val="0031607D"/>
    <w:rsid w:val="00316958"/>
    <w:rsid w:val="00320244"/>
    <w:rsid w:val="00320D4E"/>
    <w:rsid w:val="00321C86"/>
    <w:rsid w:val="00322B1B"/>
    <w:rsid w:val="00322E44"/>
    <w:rsid w:val="003242BF"/>
    <w:rsid w:val="00325525"/>
    <w:rsid w:val="00325780"/>
    <w:rsid w:val="00325DE3"/>
    <w:rsid w:val="003265B6"/>
    <w:rsid w:val="00330F48"/>
    <w:rsid w:val="00331456"/>
    <w:rsid w:val="00331C11"/>
    <w:rsid w:val="00332389"/>
    <w:rsid w:val="003337F7"/>
    <w:rsid w:val="003344EA"/>
    <w:rsid w:val="003346FD"/>
    <w:rsid w:val="003348C9"/>
    <w:rsid w:val="00334904"/>
    <w:rsid w:val="0033557B"/>
    <w:rsid w:val="003367BA"/>
    <w:rsid w:val="003377CA"/>
    <w:rsid w:val="00340E93"/>
    <w:rsid w:val="003425A9"/>
    <w:rsid w:val="003427BF"/>
    <w:rsid w:val="00342EA4"/>
    <w:rsid w:val="003447F3"/>
    <w:rsid w:val="00346E1C"/>
    <w:rsid w:val="00347A0B"/>
    <w:rsid w:val="00347F8D"/>
    <w:rsid w:val="00350BF5"/>
    <w:rsid w:val="00351140"/>
    <w:rsid w:val="00352AB0"/>
    <w:rsid w:val="0035301E"/>
    <w:rsid w:val="003531DF"/>
    <w:rsid w:val="003545C4"/>
    <w:rsid w:val="00354DA4"/>
    <w:rsid w:val="00354E17"/>
    <w:rsid w:val="0035510C"/>
    <w:rsid w:val="00355701"/>
    <w:rsid w:val="00355F45"/>
    <w:rsid w:val="00357C8B"/>
    <w:rsid w:val="00357CB3"/>
    <w:rsid w:val="00365D09"/>
    <w:rsid w:val="00365F24"/>
    <w:rsid w:val="00366B17"/>
    <w:rsid w:val="00370703"/>
    <w:rsid w:val="00370A47"/>
    <w:rsid w:val="00373651"/>
    <w:rsid w:val="00374487"/>
    <w:rsid w:val="00374BB2"/>
    <w:rsid w:val="00375E99"/>
    <w:rsid w:val="00375EEC"/>
    <w:rsid w:val="003765E6"/>
    <w:rsid w:val="00381DE6"/>
    <w:rsid w:val="00383173"/>
    <w:rsid w:val="0038374B"/>
    <w:rsid w:val="00383A4A"/>
    <w:rsid w:val="00384E4F"/>
    <w:rsid w:val="003851BA"/>
    <w:rsid w:val="0038566A"/>
    <w:rsid w:val="00386B1C"/>
    <w:rsid w:val="00386C84"/>
    <w:rsid w:val="003879CB"/>
    <w:rsid w:val="00387E99"/>
    <w:rsid w:val="003900F4"/>
    <w:rsid w:val="00390C16"/>
    <w:rsid w:val="00391406"/>
    <w:rsid w:val="00392A14"/>
    <w:rsid w:val="00392C29"/>
    <w:rsid w:val="00393DE8"/>
    <w:rsid w:val="00393DF7"/>
    <w:rsid w:val="00395269"/>
    <w:rsid w:val="003968DD"/>
    <w:rsid w:val="00397468"/>
    <w:rsid w:val="003A01C9"/>
    <w:rsid w:val="003A0560"/>
    <w:rsid w:val="003A1D85"/>
    <w:rsid w:val="003A3149"/>
    <w:rsid w:val="003A3860"/>
    <w:rsid w:val="003A44E2"/>
    <w:rsid w:val="003A5461"/>
    <w:rsid w:val="003A5956"/>
    <w:rsid w:val="003A59F1"/>
    <w:rsid w:val="003A6992"/>
    <w:rsid w:val="003A7E46"/>
    <w:rsid w:val="003B036C"/>
    <w:rsid w:val="003B1798"/>
    <w:rsid w:val="003B1DD0"/>
    <w:rsid w:val="003B291A"/>
    <w:rsid w:val="003B3E5A"/>
    <w:rsid w:val="003B5017"/>
    <w:rsid w:val="003B529D"/>
    <w:rsid w:val="003B69A2"/>
    <w:rsid w:val="003B6AF4"/>
    <w:rsid w:val="003C0858"/>
    <w:rsid w:val="003C164F"/>
    <w:rsid w:val="003C1AC9"/>
    <w:rsid w:val="003C4061"/>
    <w:rsid w:val="003C45DF"/>
    <w:rsid w:val="003C50CC"/>
    <w:rsid w:val="003C54A3"/>
    <w:rsid w:val="003C5F6C"/>
    <w:rsid w:val="003D004D"/>
    <w:rsid w:val="003D012B"/>
    <w:rsid w:val="003D014D"/>
    <w:rsid w:val="003D19B0"/>
    <w:rsid w:val="003D1A65"/>
    <w:rsid w:val="003D1E81"/>
    <w:rsid w:val="003D2D8D"/>
    <w:rsid w:val="003D3A22"/>
    <w:rsid w:val="003D3BC5"/>
    <w:rsid w:val="003D3D69"/>
    <w:rsid w:val="003D54AD"/>
    <w:rsid w:val="003E01E2"/>
    <w:rsid w:val="003E0432"/>
    <w:rsid w:val="003E09F2"/>
    <w:rsid w:val="003E2A09"/>
    <w:rsid w:val="003E2E0F"/>
    <w:rsid w:val="003E3028"/>
    <w:rsid w:val="003E40F5"/>
    <w:rsid w:val="003E4880"/>
    <w:rsid w:val="003E5753"/>
    <w:rsid w:val="003E6086"/>
    <w:rsid w:val="003E61CD"/>
    <w:rsid w:val="003E70E9"/>
    <w:rsid w:val="003E7620"/>
    <w:rsid w:val="003F168B"/>
    <w:rsid w:val="003F1ADE"/>
    <w:rsid w:val="003F3A50"/>
    <w:rsid w:val="003F3A66"/>
    <w:rsid w:val="003F4260"/>
    <w:rsid w:val="003F561C"/>
    <w:rsid w:val="003F565B"/>
    <w:rsid w:val="003F5F6B"/>
    <w:rsid w:val="003F6EC0"/>
    <w:rsid w:val="003F7332"/>
    <w:rsid w:val="003F79A3"/>
    <w:rsid w:val="003F7A42"/>
    <w:rsid w:val="00400EDF"/>
    <w:rsid w:val="00401403"/>
    <w:rsid w:val="00401689"/>
    <w:rsid w:val="00401F9F"/>
    <w:rsid w:val="00403D52"/>
    <w:rsid w:val="00404F8A"/>
    <w:rsid w:val="00407AD6"/>
    <w:rsid w:val="00407C38"/>
    <w:rsid w:val="00411200"/>
    <w:rsid w:val="00411AB6"/>
    <w:rsid w:val="0041225E"/>
    <w:rsid w:val="00413D56"/>
    <w:rsid w:val="0041531B"/>
    <w:rsid w:val="00417255"/>
    <w:rsid w:val="004225C3"/>
    <w:rsid w:val="00422E4A"/>
    <w:rsid w:val="00422EE5"/>
    <w:rsid w:val="00424BE8"/>
    <w:rsid w:val="00425436"/>
    <w:rsid w:val="00426FAC"/>
    <w:rsid w:val="00430937"/>
    <w:rsid w:val="004361B1"/>
    <w:rsid w:val="00437B5D"/>
    <w:rsid w:val="004420DF"/>
    <w:rsid w:val="00442202"/>
    <w:rsid w:val="004438BD"/>
    <w:rsid w:val="00443EA6"/>
    <w:rsid w:val="00444595"/>
    <w:rsid w:val="004446DB"/>
    <w:rsid w:val="00444A7D"/>
    <w:rsid w:val="00444BCD"/>
    <w:rsid w:val="00444D5F"/>
    <w:rsid w:val="0044538F"/>
    <w:rsid w:val="00445C13"/>
    <w:rsid w:val="00445CC5"/>
    <w:rsid w:val="00446839"/>
    <w:rsid w:val="00447311"/>
    <w:rsid w:val="0044737D"/>
    <w:rsid w:val="00447BB4"/>
    <w:rsid w:val="00447C04"/>
    <w:rsid w:val="004501B4"/>
    <w:rsid w:val="00451490"/>
    <w:rsid w:val="00451E93"/>
    <w:rsid w:val="00451ED9"/>
    <w:rsid w:val="004532D5"/>
    <w:rsid w:val="00453B2D"/>
    <w:rsid w:val="00460420"/>
    <w:rsid w:val="0046143A"/>
    <w:rsid w:val="00461915"/>
    <w:rsid w:val="00462A70"/>
    <w:rsid w:val="0046557C"/>
    <w:rsid w:val="004661DE"/>
    <w:rsid w:val="00466343"/>
    <w:rsid w:val="004671D9"/>
    <w:rsid w:val="004674D9"/>
    <w:rsid w:val="00467A82"/>
    <w:rsid w:val="004702C3"/>
    <w:rsid w:val="00470C14"/>
    <w:rsid w:val="004718FB"/>
    <w:rsid w:val="00472686"/>
    <w:rsid w:val="004726E0"/>
    <w:rsid w:val="00472F31"/>
    <w:rsid w:val="00472FEE"/>
    <w:rsid w:val="00473822"/>
    <w:rsid w:val="0047660C"/>
    <w:rsid w:val="0047691C"/>
    <w:rsid w:val="004771E2"/>
    <w:rsid w:val="00477240"/>
    <w:rsid w:val="004776AD"/>
    <w:rsid w:val="004776B5"/>
    <w:rsid w:val="004776C4"/>
    <w:rsid w:val="00481B0C"/>
    <w:rsid w:val="00481B21"/>
    <w:rsid w:val="00481E11"/>
    <w:rsid w:val="0048312D"/>
    <w:rsid w:val="0048375C"/>
    <w:rsid w:val="00486480"/>
    <w:rsid w:val="004901B7"/>
    <w:rsid w:val="004903E6"/>
    <w:rsid w:val="00490667"/>
    <w:rsid w:val="00490788"/>
    <w:rsid w:val="00491307"/>
    <w:rsid w:val="004925C6"/>
    <w:rsid w:val="00493075"/>
    <w:rsid w:val="004938F7"/>
    <w:rsid w:val="00493B3B"/>
    <w:rsid w:val="00494563"/>
    <w:rsid w:val="004947C9"/>
    <w:rsid w:val="00494F59"/>
    <w:rsid w:val="004A07F6"/>
    <w:rsid w:val="004A12D4"/>
    <w:rsid w:val="004A1907"/>
    <w:rsid w:val="004A493B"/>
    <w:rsid w:val="004A4D72"/>
    <w:rsid w:val="004A5C3A"/>
    <w:rsid w:val="004A671F"/>
    <w:rsid w:val="004A7E90"/>
    <w:rsid w:val="004B01FE"/>
    <w:rsid w:val="004B1563"/>
    <w:rsid w:val="004B2235"/>
    <w:rsid w:val="004B2D21"/>
    <w:rsid w:val="004B30C6"/>
    <w:rsid w:val="004B3769"/>
    <w:rsid w:val="004B44D5"/>
    <w:rsid w:val="004B4976"/>
    <w:rsid w:val="004B500E"/>
    <w:rsid w:val="004B5DB7"/>
    <w:rsid w:val="004B7446"/>
    <w:rsid w:val="004B7F38"/>
    <w:rsid w:val="004C16DF"/>
    <w:rsid w:val="004C17BF"/>
    <w:rsid w:val="004C1D53"/>
    <w:rsid w:val="004C2962"/>
    <w:rsid w:val="004C2DC2"/>
    <w:rsid w:val="004C2E32"/>
    <w:rsid w:val="004C3C51"/>
    <w:rsid w:val="004C7B0D"/>
    <w:rsid w:val="004D09C6"/>
    <w:rsid w:val="004D0AF2"/>
    <w:rsid w:val="004D142A"/>
    <w:rsid w:val="004D190F"/>
    <w:rsid w:val="004D2306"/>
    <w:rsid w:val="004D2DDD"/>
    <w:rsid w:val="004D73C6"/>
    <w:rsid w:val="004D7449"/>
    <w:rsid w:val="004E08AC"/>
    <w:rsid w:val="004E26FF"/>
    <w:rsid w:val="004E27B5"/>
    <w:rsid w:val="004E3B3C"/>
    <w:rsid w:val="004E51D9"/>
    <w:rsid w:val="004E58AF"/>
    <w:rsid w:val="004E5E00"/>
    <w:rsid w:val="004E62BD"/>
    <w:rsid w:val="004E7516"/>
    <w:rsid w:val="004E79D1"/>
    <w:rsid w:val="004F03E1"/>
    <w:rsid w:val="004F0474"/>
    <w:rsid w:val="004F08A5"/>
    <w:rsid w:val="004F093A"/>
    <w:rsid w:val="004F190B"/>
    <w:rsid w:val="004F1B2E"/>
    <w:rsid w:val="004F249E"/>
    <w:rsid w:val="004F399E"/>
    <w:rsid w:val="004F4227"/>
    <w:rsid w:val="004F4789"/>
    <w:rsid w:val="004F5964"/>
    <w:rsid w:val="004F5F9B"/>
    <w:rsid w:val="004F628D"/>
    <w:rsid w:val="004F76D1"/>
    <w:rsid w:val="004F7740"/>
    <w:rsid w:val="004F79CF"/>
    <w:rsid w:val="0050132B"/>
    <w:rsid w:val="00501938"/>
    <w:rsid w:val="00502BA9"/>
    <w:rsid w:val="0050361B"/>
    <w:rsid w:val="00504174"/>
    <w:rsid w:val="00505B7B"/>
    <w:rsid w:val="00505EEC"/>
    <w:rsid w:val="00505F13"/>
    <w:rsid w:val="00506503"/>
    <w:rsid w:val="00512E1F"/>
    <w:rsid w:val="00514FFE"/>
    <w:rsid w:val="00515D51"/>
    <w:rsid w:val="00516825"/>
    <w:rsid w:val="00516B69"/>
    <w:rsid w:val="0051796A"/>
    <w:rsid w:val="00517D46"/>
    <w:rsid w:val="00520B2D"/>
    <w:rsid w:val="00520C77"/>
    <w:rsid w:val="0052185A"/>
    <w:rsid w:val="00521CFE"/>
    <w:rsid w:val="00523143"/>
    <w:rsid w:val="0052547D"/>
    <w:rsid w:val="00525BA9"/>
    <w:rsid w:val="00526695"/>
    <w:rsid w:val="00526D4A"/>
    <w:rsid w:val="00531153"/>
    <w:rsid w:val="00532C02"/>
    <w:rsid w:val="00533084"/>
    <w:rsid w:val="00536199"/>
    <w:rsid w:val="005369F7"/>
    <w:rsid w:val="0053758F"/>
    <w:rsid w:val="00537F2D"/>
    <w:rsid w:val="005402C1"/>
    <w:rsid w:val="0054035C"/>
    <w:rsid w:val="0054117F"/>
    <w:rsid w:val="00542530"/>
    <w:rsid w:val="00543C46"/>
    <w:rsid w:val="00544068"/>
    <w:rsid w:val="005453EC"/>
    <w:rsid w:val="00545B58"/>
    <w:rsid w:val="00545C31"/>
    <w:rsid w:val="005473CF"/>
    <w:rsid w:val="0055131A"/>
    <w:rsid w:val="0055144A"/>
    <w:rsid w:val="00551EB3"/>
    <w:rsid w:val="00553005"/>
    <w:rsid w:val="005558A8"/>
    <w:rsid w:val="00555AEF"/>
    <w:rsid w:val="00556F8F"/>
    <w:rsid w:val="005570E8"/>
    <w:rsid w:val="0055787B"/>
    <w:rsid w:val="00560379"/>
    <w:rsid w:val="00560932"/>
    <w:rsid w:val="00560E09"/>
    <w:rsid w:val="00560EE9"/>
    <w:rsid w:val="0056184F"/>
    <w:rsid w:val="0056189B"/>
    <w:rsid w:val="0056215D"/>
    <w:rsid w:val="00563E15"/>
    <w:rsid w:val="00563F3A"/>
    <w:rsid w:val="0056429A"/>
    <w:rsid w:val="005644A9"/>
    <w:rsid w:val="00567049"/>
    <w:rsid w:val="00567725"/>
    <w:rsid w:val="00571564"/>
    <w:rsid w:val="005733B9"/>
    <w:rsid w:val="0057380E"/>
    <w:rsid w:val="00573FFC"/>
    <w:rsid w:val="005765A2"/>
    <w:rsid w:val="00582D85"/>
    <w:rsid w:val="005831BE"/>
    <w:rsid w:val="0058395E"/>
    <w:rsid w:val="0058508A"/>
    <w:rsid w:val="005851FD"/>
    <w:rsid w:val="005854C4"/>
    <w:rsid w:val="005858EB"/>
    <w:rsid w:val="00585BDD"/>
    <w:rsid w:val="00586471"/>
    <w:rsid w:val="0058657F"/>
    <w:rsid w:val="00586A52"/>
    <w:rsid w:val="00587206"/>
    <w:rsid w:val="005902C9"/>
    <w:rsid w:val="0059044D"/>
    <w:rsid w:val="005907DE"/>
    <w:rsid w:val="00594DC1"/>
    <w:rsid w:val="00594DEB"/>
    <w:rsid w:val="00594FAF"/>
    <w:rsid w:val="005954D9"/>
    <w:rsid w:val="00595875"/>
    <w:rsid w:val="00595F27"/>
    <w:rsid w:val="00595FA8"/>
    <w:rsid w:val="005975C9"/>
    <w:rsid w:val="005A0883"/>
    <w:rsid w:val="005A0F3D"/>
    <w:rsid w:val="005A11AC"/>
    <w:rsid w:val="005A1575"/>
    <w:rsid w:val="005A1583"/>
    <w:rsid w:val="005A215F"/>
    <w:rsid w:val="005A2A47"/>
    <w:rsid w:val="005A3025"/>
    <w:rsid w:val="005A49CA"/>
    <w:rsid w:val="005A5EF3"/>
    <w:rsid w:val="005A6608"/>
    <w:rsid w:val="005A7B22"/>
    <w:rsid w:val="005B057B"/>
    <w:rsid w:val="005B08B1"/>
    <w:rsid w:val="005B227E"/>
    <w:rsid w:val="005B23FA"/>
    <w:rsid w:val="005B353A"/>
    <w:rsid w:val="005B3792"/>
    <w:rsid w:val="005B3C0E"/>
    <w:rsid w:val="005B3D0A"/>
    <w:rsid w:val="005B3EA8"/>
    <w:rsid w:val="005B5141"/>
    <w:rsid w:val="005C01E4"/>
    <w:rsid w:val="005C040F"/>
    <w:rsid w:val="005C0970"/>
    <w:rsid w:val="005C0A80"/>
    <w:rsid w:val="005C2549"/>
    <w:rsid w:val="005C2A4D"/>
    <w:rsid w:val="005C2C0C"/>
    <w:rsid w:val="005C3066"/>
    <w:rsid w:val="005C7692"/>
    <w:rsid w:val="005C7809"/>
    <w:rsid w:val="005C7ABA"/>
    <w:rsid w:val="005D0305"/>
    <w:rsid w:val="005D0829"/>
    <w:rsid w:val="005D0D3B"/>
    <w:rsid w:val="005D1A5C"/>
    <w:rsid w:val="005D3E96"/>
    <w:rsid w:val="005D556C"/>
    <w:rsid w:val="005D59DA"/>
    <w:rsid w:val="005D6A73"/>
    <w:rsid w:val="005D6B4C"/>
    <w:rsid w:val="005D6CCD"/>
    <w:rsid w:val="005E00DB"/>
    <w:rsid w:val="005E1535"/>
    <w:rsid w:val="005E3EA7"/>
    <w:rsid w:val="005E4AE6"/>
    <w:rsid w:val="005E5555"/>
    <w:rsid w:val="005E6760"/>
    <w:rsid w:val="005E6A2D"/>
    <w:rsid w:val="005E7EB5"/>
    <w:rsid w:val="005F1EA9"/>
    <w:rsid w:val="005F2A5C"/>
    <w:rsid w:val="005F3919"/>
    <w:rsid w:val="005F5387"/>
    <w:rsid w:val="005F63FF"/>
    <w:rsid w:val="005F681B"/>
    <w:rsid w:val="005F6AAF"/>
    <w:rsid w:val="005F77AA"/>
    <w:rsid w:val="006003FA"/>
    <w:rsid w:val="00600B62"/>
    <w:rsid w:val="006012A5"/>
    <w:rsid w:val="00601A84"/>
    <w:rsid w:val="00601B48"/>
    <w:rsid w:val="00602490"/>
    <w:rsid w:val="00602BB8"/>
    <w:rsid w:val="00603B53"/>
    <w:rsid w:val="00603EDF"/>
    <w:rsid w:val="00606E10"/>
    <w:rsid w:val="006075F7"/>
    <w:rsid w:val="0060782C"/>
    <w:rsid w:val="00607913"/>
    <w:rsid w:val="00607A20"/>
    <w:rsid w:val="00611C58"/>
    <w:rsid w:val="00612058"/>
    <w:rsid w:val="00612280"/>
    <w:rsid w:val="0061246B"/>
    <w:rsid w:val="006129F8"/>
    <w:rsid w:val="0061371F"/>
    <w:rsid w:val="0061639A"/>
    <w:rsid w:val="0061673F"/>
    <w:rsid w:val="006202AE"/>
    <w:rsid w:val="00620672"/>
    <w:rsid w:val="00622012"/>
    <w:rsid w:val="00622BAE"/>
    <w:rsid w:val="00622C76"/>
    <w:rsid w:val="006232BF"/>
    <w:rsid w:val="00623423"/>
    <w:rsid w:val="006234F9"/>
    <w:rsid w:val="00624105"/>
    <w:rsid w:val="00625E13"/>
    <w:rsid w:val="006263E5"/>
    <w:rsid w:val="00631BE1"/>
    <w:rsid w:val="00631C84"/>
    <w:rsid w:val="00631D6B"/>
    <w:rsid w:val="00631DD7"/>
    <w:rsid w:val="00631F1B"/>
    <w:rsid w:val="00631FC1"/>
    <w:rsid w:val="0063324A"/>
    <w:rsid w:val="006337F1"/>
    <w:rsid w:val="0063577E"/>
    <w:rsid w:val="00635AFD"/>
    <w:rsid w:val="006363FF"/>
    <w:rsid w:val="006364A3"/>
    <w:rsid w:val="00640EAD"/>
    <w:rsid w:val="00641030"/>
    <w:rsid w:val="006411F5"/>
    <w:rsid w:val="00642342"/>
    <w:rsid w:val="0064280C"/>
    <w:rsid w:val="0064312D"/>
    <w:rsid w:val="006437A0"/>
    <w:rsid w:val="006437A5"/>
    <w:rsid w:val="00644103"/>
    <w:rsid w:val="0064486D"/>
    <w:rsid w:val="0064488E"/>
    <w:rsid w:val="00646523"/>
    <w:rsid w:val="00646B16"/>
    <w:rsid w:val="0065133A"/>
    <w:rsid w:val="00651744"/>
    <w:rsid w:val="00651765"/>
    <w:rsid w:val="00651988"/>
    <w:rsid w:val="00652747"/>
    <w:rsid w:val="0065339B"/>
    <w:rsid w:val="00653D34"/>
    <w:rsid w:val="00653DA4"/>
    <w:rsid w:val="00655035"/>
    <w:rsid w:val="00656873"/>
    <w:rsid w:val="00656DF1"/>
    <w:rsid w:val="0066114B"/>
    <w:rsid w:val="00663872"/>
    <w:rsid w:val="00663C52"/>
    <w:rsid w:val="00665AF1"/>
    <w:rsid w:val="00670733"/>
    <w:rsid w:val="00670C16"/>
    <w:rsid w:val="00670CD7"/>
    <w:rsid w:val="006719AF"/>
    <w:rsid w:val="00671D66"/>
    <w:rsid w:val="00672D29"/>
    <w:rsid w:val="0067382C"/>
    <w:rsid w:val="00674357"/>
    <w:rsid w:val="006745A7"/>
    <w:rsid w:val="00674D4D"/>
    <w:rsid w:val="0067567E"/>
    <w:rsid w:val="00675EC0"/>
    <w:rsid w:val="006768A5"/>
    <w:rsid w:val="00677490"/>
    <w:rsid w:val="00677899"/>
    <w:rsid w:val="00677A99"/>
    <w:rsid w:val="00677EF7"/>
    <w:rsid w:val="006806EB"/>
    <w:rsid w:val="00680977"/>
    <w:rsid w:val="0068178B"/>
    <w:rsid w:val="006819D2"/>
    <w:rsid w:val="00681A05"/>
    <w:rsid w:val="00682A03"/>
    <w:rsid w:val="00682C5B"/>
    <w:rsid w:val="00684130"/>
    <w:rsid w:val="00685B18"/>
    <w:rsid w:val="00685E13"/>
    <w:rsid w:val="006861B8"/>
    <w:rsid w:val="006867EC"/>
    <w:rsid w:val="00686DE8"/>
    <w:rsid w:val="00687511"/>
    <w:rsid w:val="00687A44"/>
    <w:rsid w:val="00687A8B"/>
    <w:rsid w:val="00690461"/>
    <w:rsid w:val="00691765"/>
    <w:rsid w:val="00692482"/>
    <w:rsid w:val="0069256D"/>
    <w:rsid w:val="00694802"/>
    <w:rsid w:val="006957C8"/>
    <w:rsid w:val="006959D1"/>
    <w:rsid w:val="00697DB7"/>
    <w:rsid w:val="00697F9C"/>
    <w:rsid w:val="006A03ED"/>
    <w:rsid w:val="006A1316"/>
    <w:rsid w:val="006A226B"/>
    <w:rsid w:val="006A260D"/>
    <w:rsid w:val="006A30C0"/>
    <w:rsid w:val="006A5184"/>
    <w:rsid w:val="006A5ABD"/>
    <w:rsid w:val="006A7F96"/>
    <w:rsid w:val="006B1F76"/>
    <w:rsid w:val="006B23DB"/>
    <w:rsid w:val="006B2AC0"/>
    <w:rsid w:val="006B3EF5"/>
    <w:rsid w:val="006B4A98"/>
    <w:rsid w:val="006B4D95"/>
    <w:rsid w:val="006B68C1"/>
    <w:rsid w:val="006B6B6F"/>
    <w:rsid w:val="006B76D4"/>
    <w:rsid w:val="006C0A1C"/>
    <w:rsid w:val="006C0AED"/>
    <w:rsid w:val="006C0F9E"/>
    <w:rsid w:val="006C257A"/>
    <w:rsid w:val="006C26F5"/>
    <w:rsid w:val="006C2F0C"/>
    <w:rsid w:val="006C3551"/>
    <w:rsid w:val="006C3D39"/>
    <w:rsid w:val="006C4528"/>
    <w:rsid w:val="006C499E"/>
    <w:rsid w:val="006C5A6F"/>
    <w:rsid w:val="006C619C"/>
    <w:rsid w:val="006C6802"/>
    <w:rsid w:val="006C7B52"/>
    <w:rsid w:val="006C7B85"/>
    <w:rsid w:val="006D0E03"/>
    <w:rsid w:val="006D23ED"/>
    <w:rsid w:val="006D2EB6"/>
    <w:rsid w:val="006D38A4"/>
    <w:rsid w:val="006D57CE"/>
    <w:rsid w:val="006D71E1"/>
    <w:rsid w:val="006E0A00"/>
    <w:rsid w:val="006E33E0"/>
    <w:rsid w:val="006E37E1"/>
    <w:rsid w:val="006E4FC7"/>
    <w:rsid w:val="006E5A42"/>
    <w:rsid w:val="006E5D24"/>
    <w:rsid w:val="006E767B"/>
    <w:rsid w:val="006F111B"/>
    <w:rsid w:val="006F111E"/>
    <w:rsid w:val="006F1283"/>
    <w:rsid w:val="006F150D"/>
    <w:rsid w:val="006F1E21"/>
    <w:rsid w:val="006F234D"/>
    <w:rsid w:val="006F2851"/>
    <w:rsid w:val="006F294B"/>
    <w:rsid w:val="006F2A1B"/>
    <w:rsid w:val="006F3D30"/>
    <w:rsid w:val="006F4825"/>
    <w:rsid w:val="006F576C"/>
    <w:rsid w:val="006F58D9"/>
    <w:rsid w:val="006F5E73"/>
    <w:rsid w:val="006F756C"/>
    <w:rsid w:val="006F78C7"/>
    <w:rsid w:val="006F7934"/>
    <w:rsid w:val="007003E2"/>
    <w:rsid w:val="0070081D"/>
    <w:rsid w:val="007016B7"/>
    <w:rsid w:val="00702ED1"/>
    <w:rsid w:val="00703436"/>
    <w:rsid w:val="00703F04"/>
    <w:rsid w:val="007043E2"/>
    <w:rsid w:val="0070478D"/>
    <w:rsid w:val="00704824"/>
    <w:rsid w:val="00705498"/>
    <w:rsid w:val="007070FD"/>
    <w:rsid w:val="00710CF1"/>
    <w:rsid w:val="007114A0"/>
    <w:rsid w:val="00712469"/>
    <w:rsid w:val="0071249A"/>
    <w:rsid w:val="0071340F"/>
    <w:rsid w:val="007135CB"/>
    <w:rsid w:val="00713EDF"/>
    <w:rsid w:val="00717DEC"/>
    <w:rsid w:val="007218E5"/>
    <w:rsid w:val="00721D3B"/>
    <w:rsid w:val="00725040"/>
    <w:rsid w:val="0072527B"/>
    <w:rsid w:val="00726D20"/>
    <w:rsid w:val="00727983"/>
    <w:rsid w:val="0073065D"/>
    <w:rsid w:val="00731151"/>
    <w:rsid w:val="00731E63"/>
    <w:rsid w:val="007352E3"/>
    <w:rsid w:val="00735324"/>
    <w:rsid w:val="00735453"/>
    <w:rsid w:val="007357A9"/>
    <w:rsid w:val="00737FA9"/>
    <w:rsid w:val="007404D0"/>
    <w:rsid w:val="00740B58"/>
    <w:rsid w:val="00740F2B"/>
    <w:rsid w:val="00741F42"/>
    <w:rsid w:val="0074331D"/>
    <w:rsid w:val="00744C38"/>
    <w:rsid w:val="00744FD7"/>
    <w:rsid w:val="0074526E"/>
    <w:rsid w:val="00745905"/>
    <w:rsid w:val="0075056D"/>
    <w:rsid w:val="0075102F"/>
    <w:rsid w:val="00753567"/>
    <w:rsid w:val="00755A3B"/>
    <w:rsid w:val="00756674"/>
    <w:rsid w:val="00757BEE"/>
    <w:rsid w:val="00761E4C"/>
    <w:rsid w:val="00763770"/>
    <w:rsid w:val="00763BDA"/>
    <w:rsid w:val="00765F5A"/>
    <w:rsid w:val="00765FD7"/>
    <w:rsid w:val="00766ECC"/>
    <w:rsid w:val="00766F1E"/>
    <w:rsid w:val="007712AC"/>
    <w:rsid w:val="00771A4D"/>
    <w:rsid w:val="00772684"/>
    <w:rsid w:val="007737A7"/>
    <w:rsid w:val="007757F9"/>
    <w:rsid w:val="00780815"/>
    <w:rsid w:val="007829AC"/>
    <w:rsid w:val="0078363D"/>
    <w:rsid w:val="00783B07"/>
    <w:rsid w:val="00783F0E"/>
    <w:rsid w:val="00784EDF"/>
    <w:rsid w:val="007873FA"/>
    <w:rsid w:val="007879B2"/>
    <w:rsid w:val="00787FCB"/>
    <w:rsid w:val="007904DF"/>
    <w:rsid w:val="007909B6"/>
    <w:rsid w:val="00793CDD"/>
    <w:rsid w:val="00793D1A"/>
    <w:rsid w:val="00793E74"/>
    <w:rsid w:val="00795279"/>
    <w:rsid w:val="007956A9"/>
    <w:rsid w:val="00796E5F"/>
    <w:rsid w:val="007970B9"/>
    <w:rsid w:val="00797720"/>
    <w:rsid w:val="00797A44"/>
    <w:rsid w:val="007A17E5"/>
    <w:rsid w:val="007A2625"/>
    <w:rsid w:val="007A2718"/>
    <w:rsid w:val="007A3176"/>
    <w:rsid w:val="007A33BD"/>
    <w:rsid w:val="007A44A6"/>
    <w:rsid w:val="007A4E1C"/>
    <w:rsid w:val="007A6F40"/>
    <w:rsid w:val="007B1DD4"/>
    <w:rsid w:val="007B33C2"/>
    <w:rsid w:val="007B3EE2"/>
    <w:rsid w:val="007B438F"/>
    <w:rsid w:val="007B4D98"/>
    <w:rsid w:val="007B52DE"/>
    <w:rsid w:val="007B7172"/>
    <w:rsid w:val="007B7FD7"/>
    <w:rsid w:val="007C06BD"/>
    <w:rsid w:val="007C190E"/>
    <w:rsid w:val="007C3A83"/>
    <w:rsid w:val="007C4364"/>
    <w:rsid w:val="007C47A6"/>
    <w:rsid w:val="007C499A"/>
    <w:rsid w:val="007C4EC6"/>
    <w:rsid w:val="007C555F"/>
    <w:rsid w:val="007C5F27"/>
    <w:rsid w:val="007C69F7"/>
    <w:rsid w:val="007D0D04"/>
    <w:rsid w:val="007D1ABE"/>
    <w:rsid w:val="007D3781"/>
    <w:rsid w:val="007D432F"/>
    <w:rsid w:val="007D49C7"/>
    <w:rsid w:val="007D4CC6"/>
    <w:rsid w:val="007D63FD"/>
    <w:rsid w:val="007D6731"/>
    <w:rsid w:val="007D6E9B"/>
    <w:rsid w:val="007D6FDF"/>
    <w:rsid w:val="007E0609"/>
    <w:rsid w:val="007E068A"/>
    <w:rsid w:val="007E07A5"/>
    <w:rsid w:val="007E3431"/>
    <w:rsid w:val="007E422C"/>
    <w:rsid w:val="007E51FA"/>
    <w:rsid w:val="007E6022"/>
    <w:rsid w:val="007E615E"/>
    <w:rsid w:val="007F04C0"/>
    <w:rsid w:val="007F1703"/>
    <w:rsid w:val="007F254B"/>
    <w:rsid w:val="007F4B77"/>
    <w:rsid w:val="007F5523"/>
    <w:rsid w:val="007F57C0"/>
    <w:rsid w:val="007F5921"/>
    <w:rsid w:val="007F6B55"/>
    <w:rsid w:val="007F72A1"/>
    <w:rsid w:val="007F7649"/>
    <w:rsid w:val="00800277"/>
    <w:rsid w:val="00801025"/>
    <w:rsid w:val="00803319"/>
    <w:rsid w:val="00803371"/>
    <w:rsid w:val="008040F0"/>
    <w:rsid w:val="00805587"/>
    <w:rsid w:val="008056EF"/>
    <w:rsid w:val="00806665"/>
    <w:rsid w:val="00806ADC"/>
    <w:rsid w:val="00806DD7"/>
    <w:rsid w:val="00807FA7"/>
    <w:rsid w:val="00810209"/>
    <w:rsid w:val="00810C84"/>
    <w:rsid w:val="00811034"/>
    <w:rsid w:val="00811D24"/>
    <w:rsid w:val="00812518"/>
    <w:rsid w:val="0081293C"/>
    <w:rsid w:val="00812EF9"/>
    <w:rsid w:val="008130A9"/>
    <w:rsid w:val="00813698"/>
    <w:rsid w:val="008138A5"/>
    <w:rsid w:val="00814FFA"/>
    <w:rsid w:val="00817042"/>
    <w:rsid w:val="0081723C"/>
    <w:rsid w:val="008177BC"/>
    <w:rsid w:val="008210F7"/>
    <w:rsid w:val="008226C4"/>
    <w:rsid w:val="00822BC9"/>
    <w:rsid w:val="00824BAB"/>
    <w:rsid w:val="008250A5"/>
    <w:rsid w:val="0082556B"/>
    <w:rsid w:val="00825AD2"/>
    <w:rsid w:val="00826B4B"/>
    <w:rsid w:val="00826F9E"/>
    <w:rsid w:val="00827022"/>
    <w:rsid w:val="0083026D"/>
    <w:rsid w:val="00832336"/>
    <w:rsid w:val="00833436"/>
    <w:rsid w:val="008350CF"/>
    <w:rsid w:val="00835133"/>
    <w:rsid w:val="00836C3D"/>
    <w:rsid w:val="00837CAE"/>
    <w:rsid w:val="00837E53"/>
    <w:rsid w:val="00837F3F"/>
    <w:rsid w:val="00840485"/>
    <w:rsid w:val="00842A37"/>
    <w:rsid w:val="00842B46"/>
    <w:rsid w:val="008430B8"/>
    <w:rsid w:val="00844554"/>
    <w:rsid w:val="00844676"/>
    <w:rsid w:val="00844C7B"/>
    <w:rsid w:val="00844E27"/>
    <w:rsid w:val="00845C04"/>
    <w:rsid w:val="00846A4A"/>
    <w:rsid w:val="00850C77"/>
    <w:rsid w:val="00850DBA"/>
    <w:rsid w:val="00851097"/>
    <w:rsid w:val="0085143C"/>
    <w:rsid w:val="00851CFB"/>
    <w:rsid w:val="0085252B"/>
    <w:rsid w:val="0085376B"/>
    <w:rsid w:val="0085381D"/>
    <w:rsid w:val="0085423E"/>
    <w:rsid w:val="008542EE"/>
    <w:rsid w:val="00856945"/>
    <w:rsid w:val="00857493"/>
    <w:rsid w:val="0086019D"/>
    <w:rsid w:val="00860507"/>
    <w:rsid w:val="008605CA"/>
    <w:rsid w:val="00860DD8"/>
    <w:rsid w:val="008612CC"/>
    <w:rsid w:val="00861D80"/>
    <w:rsid w:val="00864245"/>
    <w:rsid w:val="0086445A"/>
    <w:rsid w:val="0086495D"/>
    <w:rsid w:val="00864B59"/>
    <w:rsid w:val="0086609B"/>
    <w:rsid w:val="00866222"/>
    <w:rsid w:val="00867F9B"/>
    <w:rsid w:val="00870616"/>
    <w:rsid w:val="008711FE"/>
    <w:rsid w:val="008719E5"/>
    <w:rsid w:val="00871C37"/>
    <w:rsid w:val="00872A25"/>
    <w:rsid w:val="00872DD4"/>
    <w:rsid w:val="00872E67"/>
    <w:rsid w:val="0087336A"/>
    <w:rsid w:val="00873787"/>
    <w:rsid w:val="00874093"/>
    <w:rsid w:val="008747BB"/>
    <w:rsid w:val="00875A6C"/>
    <w:rsid w:val="008763C0"/>
    <w:rsid w:val="00876F0F"/>
    <w:rsid w:val="00877756"/>
    <w:rsid w:val="00877B3B"/>
    <w:rsid w:val="00877D66"/>
    <w:rsid w:val="00882947"/>
    <w:rsid w:val="0088294A"/>
    <w:rsid w:val="00883349"/>
    <w:rsid w:val="008848E2"/>
    <w:rsid w:val="00884EC8"/>
    <w:rsid w:val="00885B83"/>
    <w:rsid w:val="00886BBB"/>
    <w:rsid w:val="00886D73"/>
    <w:rsid w:val="0088761D"/>
    <w:rsid w:val="00887753"/>
    <w:rsid w:val="00887911"/>
    <w:rsid w:val="00890057"/>
    <w:rsid w:val="008907E4"/>
    <w:rsid w:val="0089158F"/>
    <w:rsid w:val="008920AF"/>
    <w:rsid w:val="0089270D"/>
    <w:rsid w:val="00893A58"/>
    <w:rsid w:val="0089495C"/>
    <w:rsid w:val="00894C02"/>
    <w:rsid w:val="00894D23"/>
    <w:rsid w:val="008968C8"/>
    <w:rsid w:val="008A0488"/>
    <w:rsid w:val="008A0CA6"/>
    <w:rsid w:val="008A3046"/>
    <w:rsid w:val="008A40C4"/>
    <w:rsid w:val="008A46EC"/>
    <w:rsid w:val="008A4A49"/>
    <w:rsid w:val="008A4B87"/>
    <w:rsid w:val="008A4CD0"/>
    <w:rsid w:val="008A5206"/>
    <w:rsid w:val="008A5D47"/>
    <w:rsid w:val="008A5EEF"/>
    <w:rsid w:val="008A78DF"/>
    <w:rsid w:val="008B055B"/>
    <w:rsid w:val="008B1762"/>
    <w:rsid w:val="008B2AAF"/>
    <w:rsid w:val="008B325D"/>
    <w:rsid w:val="008B3C8F"/>
    <w:rsid w:val="008B4E8C"/>
    <w:rsid w:val="008B763A"/>
    <w:rsid w:val="008C0225"/>
    <w:rsid w:val="008C04B1"/>
    <w:rsid w:val="008C0B35"/>
    <w:rsid w:val="008C3978"/>
    <w:rsid w:val="008C40D7"/>
    <w:rsid w:val="008C5DE1"/>
    <w:rsid w:val="008C6EDF"/>
    <w:rsid w:val="008D0329"/>
    <w:rsid w:val="008D216A"/>
    <w:rsid w:val="008D4658"/>
    <w:rsid w:val="008D4D9A"/>
    <w:rsid w:val="008D6D74"/>
    <w:rsid w:val="008D7127"/>
    <w:rsid w:val="008D7ED8"/>
    <w:rsid w:val="008E0DC7"/>
    <w:rsid w:val="008E1A07"/>
    <w:rsid w:val="008E1F23"/>
    <w:rsid w:val="008E3E37"/>
    <w:rsid w:val="008E49D2"/>
    <w:rsid w:val="008E4DED"/>
    <w:rsid w:val="008E4E8B"/>
    <w:rsid w:val="008E68C8"/>
    <w:rsid w:val="008E72CF"/>
    <w:rsid w:val="008E748E"/>
    <w:rsid w:val="008F0526"/>
    <w:rsid w:val="008F1738"/>
    <w:rsid w:val="008F2A84"/>
    <w:rsid w:val="008F2D03"/>
    <w:rsid w:val="008F449F"/>
    <w:rsid w:val="008F4AB7"/>
    <w:rsid w:val="008F6E03"/>
    <w:rsid w:val="008F7A35"/>
    <w:rsid w:val="00900267"/>
    <w:rsid w:val="0090159F"/>
    <w:rsid w:val="0090273E"/>
    <w:rsid w:val="0090346B"/>
    <w:rsid w:val="00904F61"/>
    <w:rsid w:val="00906C95"/>
    <w:rsid w:val="00911E18"/>
    <w:rsid w:val="00912061"/>
    <w:rsid w:val="00912504"/>
    <w:rsid w:val="00912C4F"/>
    <w:rsid w:val="00916164"/>
    <w:rsid w:val="00916757"/>
    <w:rsid w:val="0092226C"/>
    <w:rsid w:val="009224B3"/>
    <w:rsid w:val="009227EB"/>
    <w:rsid w:val="00922831"/>
    <w:rsid w:val="009228EA"/>
    <w:rsid w:val="00923151"/>
    <w:rsid w:val="00923250"/>
    <w:rsid w:val="00923513"/>
    <w:rsid w:val="00924560"/>
    <w:rsid w:val="00924E05"/>
    <w:rsid w:val="00925645"/>
    <w:rsid w:val="00925CBF"/>
    <w:rsid w:val="009267AF"/>
    <w:rsid w:val="00926987"/>
    <w:rsid w:val="009270E2"/>
    <w:rsid w:val="00927E83"/>
    <w:rsid w:val="009310E5"/>
    <w:rsid w:val="00931A4E"/>
    <w:rsid w:val="0093206F"/>
    <w:rsid w:val="0093319B"/>
    <w:rsid w:val="00934F7B"/>
    <w:rsid w:val="00934FFC"/>
    <w:rsid w:val="0093711C"/>
    <w:rsid w:val="009379ED"/>
    <w:rsid w:val="00937AA9"/>
    <w:rsid w:val="00937FE6"/>
    <w:rsid w:val="00940571"/>
    <w:rsid w:val="00941E5E"/>
    <w:rsid w:val="00943C2C"/>
    <w:rsid w:val="00944B10"/>
    <w:rsid w:val="009454D5"/>
    <w:rsid w:val="00945563"/>
    <w:rsid w:val="00945C52"/>
    <w:rsid w:val="00946C61"/>
    <w:rsid w:val="00947EDC"/>
    <w:rsid w:val="009503B2"/>
    <w:rsid w:val="00950652"/>
    <w:rsid w:val="00951067"/>
    <w:rsid w:val="00953EFE"/>
    <w:rsid w:val="00954499"/>
    <w:rsid w:val="009546B9"/>
    <w:rsid w:val="00954A1A"/>
    <w:rsid w:val="00955431"/>
    <w:rsid w:val="009577E2"/>
    <w:rsid w:val="00957DF7"/>
    <w:rsid w:val="00960DB3"/>
    <w:rsid w:val="00961768"/>
    <w:rsid w:val="009632C9"/>
    <w:rsid w:val="00966C51"/>
    <w:rsid w:val="00966EDA"/>
    <w:rsid w:val="00967010"/>
    <w:rsid w:val="009674C2"/>
    <w:rsid w:val="009674C8"/>
    <w:rsid w:val="00967F22"/>
    <w:rsid w:val="00970453"/>
    <w:rsid w:val="0097058A"/>
    <w:rsid w:val="00970770"/>
    <w:rsid w:val="00972013"/>
    <w:rsid w:val="00974A9A"/>
    <w:rsid w:val="00975C49"/>
    <w:rsid w:val="009772F9"/>
    <w:rsid w:val="009773DB"/>
    <w:rsid w:val="0098004E"/>
    <w:rsid w:val="00980AAD"/>
    <w:rsid w:val="00980B77"/>
    <w:rsid w:val="009814FC"/>
    <w:rsid w:val="0098330D"/>
    <w:rsid w:val="00984072"/>
    <w:rsid w:val="0098461F"/>
    <w:rsid w:val="00984B8B"/>
    <w:rsid w:val="00986DD9"/>
    <w:rsid w:val="0099083E"/>
    <w:rsid w:val="00990DEC"/>
    <w:rsid w:val="009944FB"/>
    <w:rsid w:val="00994FB1"/>
    <w:rsid w:val="00996023"/>
    <w:rsid w:val="00997135"/>
    <w:rsid w:val="0099791D"/>
    <w:rsid w:val="009A0227"/>
    <w:rsid w:val="009A0496"/>
    <w:rsid w:val="009A07E1"/>
    <w:rsid w:val="009A1B14"/>
    <w:rsid w:val="009A2851"/>
    <w:rsid w:val="009A48B0"/>
    <w:rsid w:val="009A4C8D"/>
    <w:rsid w:val="009A4F86"/>
    <w:rsid w:val="009A5756"/>
    <w:rsid w:val="009A6077"/>
    <w:rsid w:val="009A611B"/>
    <w:rsid w:val="009A680F"/>
    <w:rsid w:val="009A6E14"/>
    <w:rsid w:val="009A71AE"/>
    <w:rsid w:val="009B245A"/>
    <w:rsid w:val="009B3256"/>
    <w:rsid w:val="009B3569"/>
    <w:rsid w:val="009B43A6"/>
    <w:rsid w:val="009B43DE"/>
    <w:rsid w:val="009B4419"/>
    <w:rsid w:val="009B44D3"/>
    <w:rsid w:val="009B59D3"/>
    <w:rsid w:val="009B5DBA"/>
    <w:rsid w:val="009B62DB"/>
    <w:rsid w:val="009B6AA1"/>
    <w:rsid w:val="009C086E"/>
    <w:rsid w:val="009C0D83"/>
    <w:rsid w:val="009C1504"/>
    <w:rsid w:val="009C1D19"/>
    <w:rsid w:val="009C2A11"/>
    <w:rsid w:val="009C500D"/>
    <w:rsid w:val="009C5DB1"/>
    <w:rsid w:val="009C6157"/>
    <w:rsid w:val="009C660D"/>
    <w:rsid w:val="009C7133"/>
    <w:rsid w:val="009C7386"/>
    <w:rsid w:val="009C74BF"/>
    <w:rsid w:val="009C7F63"/>
    <w:rsid w:val="009D5920"/>
    <w:rsid w:val="009D6173"/>
    <w:rsid w:val="009D7798"/>
    <w:rsid w:val="009E0293"/>
    <w:rsid w:val="009E0298"/>
    <w:rsid w:val="009E1B74"/>
    <w:rsid w:val="009E288E"/>
    <w:rsid w:val="009E3296"/>
    <w:rsid w:val="009E3C78"/>
    <w:rsid w:val="009E3E02"/>
    <w:rsid w:val="009E44AB"/>
    <w:rsid w:val="009E4CBE"/>
    <w:rsid w:val="009E5471"/>
    <w:rsid w:val="009E56D3"/>
    <w:rsid w:val="009E5F10"/>
    <w:rsid w:val="009E67DD"/>
    <w:rsid w:val="009E6DA2"/>
    <w:rsid w:val="009E7625"/>
    <w:rsid w:val="009F0A51"/>
    <w:rsid w:val="009F124E"/>
    <w:rsid w:val="009F12E5"/>
    <w:rsid w:val="009F139E"/>
    <w:rsid w:val="009F199C"/>
    <w:rsid w:val="009F1D77"/>
    <w:rsid w:val="009F2582"/>
    <w:rsid w:val="009F272F"/>
    <w:rsid w:val="009F2CD6"/>
    <w:rsid w:val="009F5308"/>
    <w:rsid w:val="009F535B"/>
    <w:rsid w:val="009F61D8"/>
    <w:rsid w:val="009F6BF1"/>
    <w:rsid w:val="009F6E25"/>
    <w:rsid w:val="009F714F"/>
    <w:rsid w:val="009F7F35"/>
    <w:rsid w:val="00A00E4E"/>
    <w:rsid w:val="00A015CD"/>
    <w:rsid w:val="00A02B72"/>
    <w:rsid w:val="00A02F7A"/>
    <w:rsid w:val="00A04838"/>
    <w:rsid w:val="00A04E31"/>
    <w:rsid w:val="00A05472"/>
    <w:rsid w:val="00A06407"/>
    <w:rsid w:val="00A07D44"/>
    <w:rsid w:val="00A07FF7"/>
    <w:rsid w:val="00A106B8"/>
    <w:rsid w:val="00A110AE"/>
    <w:rsid w:val="00A114E0"/>
    <w:rsid w:val="00A11725"/>
    <w:rsid w:val="00A12373"/>
    <w:rsid w:val="00A13779"/>
    <w:rsid w:val="00A15083"/>
    <w:rsid w:val="00A170E8"/>
    <w:rsid w:val="00A17CFC"/>
    <w:rsid w:val="00A208EB"/>
    <w:rsid w:val="00A2094D"/>
    <w:rsid w:val="00A2101D"/>
    <w:rsid w:val="00A21E22"/>
    <w:rsid w:val="00A2250C"/>
    <w:rsid w:val="00A228F6"/>
    <w:rsid w:val="00A22F61"/>
    <w:rsid w:val="00A23741"/>
    <w:rsid w:val="00A23F6A"/>
    <w:rsid w:val="00A244A6"/>
    <w:rsid w:val="00A24A0F"/>
    <w:rsid w:val="00A24AC7"/>
    <w:rsid w:val="00A30A0A"/>
    <w:rsid w:val="00A320F9"/>
    <w:rsid w:val="00A344E3"/>
    <w:rsid w:val="00A35DF7"/>
    <w:rsid w:val="00A360A6"/>
    <w:rsid w:val="00A37102"/>
    <w:rsid w:val="00A37209"/>
    <w:rsid w:val="00A402F7"/>
    <w:rsid w:val="00A40605"/>
    <w:rsid w:val="00A406DF"/>
    <w:rsid w:val="00A40FC6"/>
    <w:rsid w:val="00A420A0"/>
    <w:rsid w:val="00A42FFA"/>
    <w:rsid w:val="00A446B7"/>
    <w:rsid w:val="00A45300"/>
    <w:rsid w:val="00A45475"/>
    <w:rsid w:val="00A45FCA"/>
    <w:rsid w:val="00A46385"/>
    <w:rsid w:val="00A47307"/>
    <w:rsid w:val="00A5062C"/>
    <w:rsid w:val="00A50EFD"/>
    <w:rsid w:val="00A51450"/>
    <w:rsid w:val="00A51EFA"/>
    <w:rsid w:val="00A5286D"/>
    <w:rsid w:val="00A5317D"/>
    <w:rsid w:val="00A53185"/>
    <w:rsid w:val="00A555BE"/>
    <w:rsid w:val="00A5642B"/>
    <w:rsid w:val="00A5684D"/>
    <w:rsid w:val="00A56DB7"/>
    <w:rsid w:val="00A60B01"/>
    <w:rsid w:val="00A60D13"/>
    <w:rsid w:val="00A616F8"/>
    <w:rsid w:val="00A61CEC"/>
    <w:rsid w:val="00A6204F"/>
    <w:rsid w:val="00A640F6"/>
    <w:rsid w:val="00A643CA"/>
    <w:rsid w:val="00A649DB"/>
    <w:rsid w:val="00A65192"/>
    <w:rsid w:val="00A66CD9"/>
    <w:rsid w:val="00A6712D"/>
    <w:rsid w:val="00A675DB"/>
    <w:rsid w:val="00A70BCD"/>
    <w:rsid w:val="00A71844"/>
    <w:rsid w:val="00A71899"/>
    <w:rsid w:val="00A71E50"/>
    <w:rsid w:val="00A721B5"/>
    <w:rsid w:val="00A72560"/>
    <w:rsid w:val="00A73355"/>
    <w:rsid w:val="00A7350F"/>
    <w:rsid w:val="00A751BB"/>
    <w:rsid w:val="00A7622E"/>
    <w:rsid w:val="00A77C8E"/>
    <w:rsid w:val="00A800EF"/>
    <w:rsid w:val="00A80F75"/>
    <w:rsid w:val="00A8206C"/>
    <w:rsid w:val="00A83327"/>
    <w:rsid w:val="00A84E3F"/>
    <w:rsid w:val="00A855EE"/>
    <w:rsid w:val="00A858D4"/>
    <w:rsid w:val="00A86577"/>
    <w:rsid w:val="00A90131"/>
    <w:rsid w:val="00A905C4"/>
    <w:rsid w:val="00A90774"/>
    <w:rsid w:val="00A90B49"/>
    <w:rsid w:val="00A90F5E"/>
    <w:rsid w:val="00A91F51"/>
    <w:rsid w:val="00A9366D"/>
    <w:rsid w:val="00A94A98"/>
    <w:rsid w:val="00A94B14"/>
    <w:rsid w:val="00A94E03"/>
    <w:rsid w:val="00A96172"/>
    <w:rsid w:val="00A967B9"/>
    <w:rsid w:val="00A968EB"/>
    <w:rsid w:val="00A9723D"/>
    <w:rsid w:val="00A97659"/>
    <w:rsid w:val="00AA1025"/>
    <w:rsid w:val="00AA2EF6"/>
    <w:rsid w:val="00AA3107"/>
    <w:rsid w:val="00AA366F"/>
    <w:rsid w:val="00AA40C1"/>
    <w:rsid w:val="00AA4A21"/>
    <w:rsid w:val="00AA56A1"/>
    <w:rsid w:val="00AA5BD0"/>
    <w:rsid w:val="00AA6452"/>
    <w:rsid w:val="00AA7CAA"/>
    <w:rsid w:val="00AB0F35"/>
    <w:rsid w:val="00AB2550"/>
    <w:rsid w:val="00AB450E"/>
    <w:rsid w:val="00AB4E08"/>
    <w:rsid w:val="00AB6736"/>
    <w:rsid w:val="00AC24F8"/>
    <w:rsid w:val="00AC4BD7"/>
    <w:rsid w:val="00AC5309"/>
    <w:rsid w:val="00AC5EC9"/>
    <w:rsid w:val="00AC7FA1"/>
    <w:rsid w:val="00AD01D3"/>
    <w:rsid w:val="00AD191D"/>
    <w:rsid w:val="00AD1A66"/>
    <w:rsid w:val="00AD1DEB"/>
    <w:rsid w:val="00AD3BAF"/>
    <w:rsid w:val="00AD5891"/>
    <w:rsid w:val="00AD6DC9"/>
    <w:rsid w:val="00AD76EA"/>
    <w:rsid w:val="00AE18C9"/>
    <w:rsid w:val="00AE2652"/>
    <w:rsid w:val="00AE2A33"/>
    <w:rsid w:val="00AE2A40"/>
    <w:rsid w:val="00AE3D5A"/>
    <w:rsid w:val="00AE3E0E"/>
    <w:rsid w:val="00AE447B"/>
    <w:rsid w:val="00AE4882"/>
    <w:rsid w:val="00AE55ED"/>
    <w:rsid w:val="00AE584D"/>
    <w:rsid w:val="00AE58F2"/>
    <w:rsid w:val="00AE5B2C"/>
    <w:rsid w:val="00AE5EB5"/>
    <w:rsid w:val="00AE7A24"/>
    <w:rsid w:val="00AF0834"/>
    <w:rsid w:val="00AF13CD"/>
    <w:rsid w:val="00AF38CC"/>
    <w:rsid w:val="00AF3CC9"/>
    <w:rsid w:val="00AF4B3C"/>
    <w:rsid w:val="00AF5009"/>
    <w:rsid w:val="00AF59CC"/>
    <w:rsid w:val="00AF652C"/>
    <w:rsid w:val="00AF66BA"/>
    <w:rsid w:val="00AF6DDB"/>
    <w:rsid w:val="00B00714"/>
    <w:rsid w:val="00B00BFF"/>
    <w:rsid w:val="00B01080"/>
    <w:rsid w:val="00B027AB"/>
    <w:rsid w:val="00B02DAC"/>
    <w:rsid w:val="00B02E64"/>
    <w:rsid w:val="00B10E96"/>
    <w:rsid w:val="00B11019"/>
    <w:rsid w:val="00B12882"/>
    <w:rsid w:val="00B133F5"/>
    <w:rsid w:val="00B140D7"/>
    <w:rsid w:val="00B15515"/>
    <w:rsid w:val="00B16209"/>
    <w:rsid w:val="00B16D41"/>
    <w:rsid w:val="00B17C40"/>
    <w:rsid w:val="00B23048"/>
    <w:rsid w:val="00B2329F"/>
    <w:rsid w:val="00B237FE"/>
    <w:rsid w:val="00B23A45"/>
    <w:rsid w:val="00B252C3"/>
    <w:rsid w:val="00B25C61"/>
    <w:rsid w:val="00B26620"/>
    <w:rsid w:val="00B266A3"/>
    <w:rsid w:val="00B26DD7"/>
    <w:rsid w:val="00B274B2"/>
    <w:rsid w:val="00B30198"/>
    <w:rsid w:val="00B31F2C"/>
    <w:rsid w:val="00B33BBC"/>
    <w:rsid w:val="00B3458A"/>
    <w:rsid w:val="00B357ED"/>
    <w:rsid w:val="00B366DE"/>
    <w:rsid w:val="00B375D1"/>
    <w:rsid w:val="00B407AA"/>
    <w:rsid w:val="00B41876"/>
    <w:rsid w:val="00B422C4"/>
    <w:rsid w:val="00B449D5"/>
    <w:rsid w:val="00B44FB2"/>
    <w:rsid w:val="00B45101"/>
    <w:rsid w:val="00B453A9"/>
    <w:rsid w:val="00B46263"/>
    <w:rsid w:val="00B52C7E"/>
    <w:rsid w:val="00B530A7"/>
    <w:rsid w:val="00B532C5"/>
    <w:rsid w:val="00B5440E"/>
    <w:rsid w:val="00B563CA"/>
    <w:rsid w:val="00B571D3"/>
    <w:rsid w:val="00B57F60"/>
    <w:rsid w:val="00B603DE"/>
    <w:rsid w:val="00B619EE"/>
    <w:rsid w:val="00B61D4D"/>
    <w:rsid w:val="00B61FBD"/>
    <w:rsid w:val="00B62978"/>
    <w:rsid w:val="00B6335C"/>
    <w:rsid w:val="00B63BE9"/>
    <w:rsid w:val="00B64EE0"/>
    <w:rsid w:val="00B65E3A"/>
    <w:rsid w:val="00B67427"/>
    <w:rsid w:val="00B67CA6"/>
    <w:rsid w:val="00B67CD6"/>
    <w:rsid w:val="00B7043A"/>
    <w:rsid w:val="00B7306B"/>
    <w:rsid w:val="00B73AD1"/>
    <w:rsid w:val="00B73DEB"/>
    <w:rsid w:val="00B74064"/>
    <w:rsid w:val="00B74C33"/>
    <w:rsid w:val="00B74EC5"/>
    <w:rsid w:val="00B75B9E"/>
    <w:rsid w:val="00B76B13"/>
    <w:rsid w:val="00B76E8B"/>
    <w:rsid w:val="00B76F27"/>
    <w:rsid w:val="00B80E21"/>
    <w:rsid w:val="00B82F5D"/>
    <w:rsid w:val="00B83105"/>
    <w:rsid w:val="00B836B6"/>
    <w:rsid w:val="00B8391D"/>
    <w:rsid w:val="00B846CC"/>
    <w:rsid w:val="00B86520"/>
    <w:rsid w:val="00B86536"/>
    <w:rsid w:val="00B9166D"/>
    <w:rsid w:val="00B93A65"/>
    <w:rsid w:val="00B93C38"/>
    <w:rsid w:val="00B93C39"/>
    <w:rsid w:val="00B944B0"/>
    <w:rsid w:val="00B944FB"/>
    <w:rsid w:val="00B944FF"/>
    <w:rsid w:val="00B9583B"/>
    <w:rsid w:val="00B961F1"/>
    <w:rsid w:val="00B9742F"/>
    <w:rsid w:val="00B978B7"/>
    <w:rsid w:val="00B97C51"/>
    <w:rsid w:val="00B97E97"/>
    <w:rsid w:val="00BA0657"/>
    <w:rsid w:val="00BA0ABC"/>
    <w:rsid w:val="00BA21B3"/>
    <w:rsid w:val="00BA48BA"/>
    <w:rsid w:val="00BA4CD6"/>
    <w:rsid w:val="00BA51B3"/>
    <w:rsid w:val="00BA6233"/>
    <w:rsid w:val="00BA6E38"/>
    <w:rsid w:val="00BA7767"/>
    <w:rsid w:val="00BA7B3F"/>
    <w:rsid w:val="00BB0266"/>
    <w:rsid w:val="00BB1C8B"/>
    <w:rsid w:val="00BB5218"/>
    <w:rsid w:val="00BB59A8"/>
    <w:rsid w:val="00BB5EB9"/>
    <w:rsid w:val="00BB6ECC"/>
    <w:rsid w:val="00BC044A"/>
    <w:rsid w:val="00BC0769"/>
    <w:rsid w:val="00BC265B"/>
    <w:rsid w:val="00BC2876"/>
    <w:rsid w:val="00BC29AA"/>
    <w:rsid w:val="00BC4841"/>
    <w:rsid w:val="00BC6232"/>
    <w:rsid w:val="00BC709D"/>
    <w:rsid w:val="00BC71C0"/>
    <w:rsid w:val="00BC7270"/>
    <w:rsid w:val="00BC732A"/>
    <w:rsid w:val="00BC7C2C"/>
    <w:rsid w:val="00BD03A4"/>
    <w:rsid w:val="00BD14A4"/>
    <w:rsid w:val="00BD1571"/>
    <w:rsid w:val="00BD2670"/>
    <w:rsid w:val="00BD27C0"/>
    <w:rsid w:val="00BD293F"/>
    <w:rsid w:val="00BD2DE6"/>
    <w:rsid w:val="00BD496A"/>
    <w:rsid w:val="00BD5C67"/>
    <w:rsid w:val="00BD6CE2"/>
    <w:rsid w:val="00BE2812"/>
    <w:rsid w:val="00BE4AE6"/>
    <w:rsid w:val="00BE55B5"/>
    <w:rsid w:val="00BE5F2B"/>
    <w:rsid w:val="00BE665E"/>
    <w:rsid w:val="00BE730C"/>
    <w:rsid w:val="00BE7E02"/>
    <w:rsid w:val="00BF04B9"/>
    <w:rsid w:val="00BF1050"/>
    <w:rsid w:val="00BF15FB"/>
    <w:rsid w:val="00BF1953"/>
    <w:rsid w:val="00BF2285"/>
    <w:rsid w:val="00BF3266"/>
    <w:rsid w:val="00BF443A"/>
    <w:rsid w:val="00BF534C"/>
    <w:rsid w:val="00BF671D"/>
    <w:rsid w:val="00BF6A08"/>
    <w:rsid w:val="00BF7365"/>
    <w:rsid w:val="00BF7F5D"/>
    <w:rsid w:val="00C000D0"/>
    <w:rsid w:val="00C0472D"/>
    <w:rsid w:val="00C0498A"/>
    <w:rsid w:val="00C052AC"/>
    <w:rsid w:val="00C052B7"/>
    <w:rsid w:val="00C07486"/>
    <w:rsid w:val="00C1043F"/>
    <w:rsid w:val="00C124BD"/>
    <w:rsid w:val="00C12A0F"/>
    <w:rsid w:val="00C13DB1"/>
    <w:rsid w:val="00C14CA5"/>
    <w:rsid w:val="00C15508"/>
    <w:rsid w:val="00C160EA"/>
    <w:rsid w:val="00C161A4"/>
    <w:rsid w:val="00C163DA"/>
    <w:rsid w:val="00C16434"/>
    <w:rsid w:val="00C2121F"/>
    <w:rsid w:val="00C2204A"/>
    <w:rsid w:val="00C22C4F"/>
    <w:rsid w:val="00C23484"/>
    <w:rsid w:val="00C24444"/>
    <w:rsid w:val="00C2585B"/>
    <w:rsid w:val="00C25A30"/>
    <w:rsid w:val="00C26D91"/>
    <w:rsid w:val="00C27821"/>
    <w:rsid w:val="00C30973"/>
    <w:rsid w:val="00C30A84"/>
    <w:rsid w:val="00C30BDE"/>
    <w:rsid w:val="00C31B11"/>
    <w:rsid w:val="00C32331"/>
    <w:rsid w:val="00C3298E"/>
    <w:rsid w:val="00C32D85"/>
    <w:rsid w:val="00C3391C"/>
    <w:rsid w:val="00C34BC1"/>
    <w:rsid w:val="00C4009A"/>
    <w:rsid w:val="00C40BD9"/>
    <w:rsid w:val="00C41051"/>
    <w:rsid w:val="00C420E0"/>
    <w:rsid w:val="00C4220A"/>
    <w:rsid w:val="00C42C58"/>
    <w:rsid w:val="00C438D3"/>
    <w:rsid w:val="00C43E4D"/>
    <w:rsid w:val="00C43F76"/>
    <w:rsid w:val="00C44196"/>
    <w:rsid w:val="00C4533D"/>
    <w:rsid w:val="00C45778"/>
    <w:rsid w:val="00C45B3B"/>
    <w:rsid w:val="00C45B3E"/>
    <w:rsid w:val="00C47699"/>
    <w:rsid w:val="00C50086"/>
    <w:rsid w:val="00C501FA"/>
    <w:rsid w:val="00C51EB2"/>
    <w:rsid w:val="00C53A87"/>
    <w:rsid w:val="00C5453F"/>
    <w:rsid w:val="00C5619D"/>
    <w:rsid w:val="00C56319"/>
    <w:rsid w:val="00C56639"/>
    <w:rsid w:val="00C57681"/>
    <w:rsid w:val="00C57E9D"/>
    <w:rsid w:val="00C57F71"/>
    <w:rsid w:val="00C611B3"/>
    <w:rsid w:val="00C62FE7"/>
    <w:rsid w:val="00C63086"/>
    <w:rsid w:val="00C637A8"/>
    <w:rsid w:val="00C65DF9"/>
    <w:rsid w:val="00C6759F"/>
    <w:rsid w:val="00C7289F"/>
    <w:rsid w:val="00C73414"/>
    <w:rsid w:val="00C77087"/>
    <w:rsid w:val="00C77306"/>
    <w:rsid w:val="00C777E6"/>
    <w:rsid w:val="00C804BD"/>
    <w:rsid w:val="00C811D0"/>
    <w:rsid w:val="00C821E5"/>
    <w:rsid w:val="00C82617"/>
    <w:rsid w:val="00C827D8"/>
    <w:rsid w:val="00C82811"/>
    <w:rsid w:val="00C82C77"/>
    <w:rsid w:val="00C83269"/>
    <w:rsid w:val="00C84638"/>
    <w:rsid w:val="00C85FB2"/>
    <w:rsid w:val="00C86417"/>
    <w:rsid w:val="00C8648F"/>
    <w:rsid w:val="00C86E6E"/>
    <w:rsid w:val="00C876AC"/>
    <w:rsid w:val="00C87D04"/>
    <w:rsid w:val="00C909A4"/>
    <w:rsid w:val="00C9353D"/>
    <w:rsid w:val="00C93BD0"/>
    <w:rsid w:val="00C94E75"/>
    <w:rsid w:val="00C978EA"/>
    <w:rsid w:val="00CA1511"/>
    <w:rsid w:val="00CA1922"/>
    <w:rsid w:val="00CA26D3"/>
    <w:rsid w:val="00CA2BC5"/>
    <w:rsid w:val="00CA2D84"/>
    <w:rsid w:val="00CA3EDA"/>
    <w:rsid w:val="00CA678B"/>
    <w:rsid w:val="00CA726A"/>
    <w:rsid w:val="00CB01B7"/>
    <w:rsid w:val="00CB3F2E"/>
    <w:rsid w:val="00CB4F9F"/>
    <w:rsid w:val="00CB5ECC"/>
    <w:rsid w:val="00CB636E"/>
    <w:rsid w:val="00CB684F"/>
    <w:rsid w:val="00CB6D71"/>
    <w:rsid w:val="00CB7DF7"/>
    <w:rsid w:val="00CB7FAD"/>
    <w:rsid w:val="00CC2D6D"/>
    <w:rsid w:val="00CC33C4"/>
    <w:rsid w:val="00CC4B9A"/>
    <w:rsid w:val="00CC4C8B"/>
    <w:rsid w:val="00CC6406"/>
    <w:rsid w:val="00CC6CDB"/>
    <w:rsid w:val="00CC7C43"/>
    <w:rsid w:val="00CD02DE"/>
    <w:rsid w:val="00CD1622"/>
    <w:rsid w:val="00CD17FA"/>
    <w:rsid w:val="00CD2847"/>
    <w:rsid w:val="00CD2E0B"/>
    <w:rsid w:val="00CD405B"/>
    <w:rsid w:val="00CD5282"/>
    <w:rsid w:val="00CD63AB"/>
    <w:rsid w:val="00CD63E3"/>
    <w:rsid w:val="00CD66CD"/>
    <w:rsid w:val="00CD7B0E"/>
    <w:rsid w:val="00CD7B15"/>
    <w:rsid w:val="00CE00B6"/>
    <w:rsid w:val="00CE25BB"/>
    <w:rsid w:val="00CE3CF2"/>
    <w:rsid w:val="00CE3E24"/>
    <w:rsid w:val="00CE40A2"/>
    <w:rsid w:val="00CE40A5"/>
    <w:rsid w:val="00CE5D66"/>
    <w:rsid w:val="00CE623D"/>
    <w:rsid w:val="00CE6564"/>
    <w:rsid w:val="00CE6939"/>
    <w:rsid w:val="00CE772D"/>
    <w:rsid w:val="00CE7C00"/>
    <w:rsid w:val="00CE7E15"/>
    <w:rsid w:val="00CF23AA"/>
    <w:rsid w:val="00CF2531"/>
    <w:rsid w:val="00CF27A8"/>
    <w:rsid w:val="00CF352C"/>
    <w:rsid w:val="00CF43FE"/>
    <w:rsid w:val="00CF47B3"/>
    <w:rsid w:val="00CF7030"/>
    <w:rsid w:val="00D003C2"/>
    <w:rsid w:val="00D00D27"/>
    <w:rsid w:val="00D01A20"/>
    <w:rsid w:val="00D02879"/>
    <w:rsid w:val="00D04B97"/>
    <w:rsid w:val="00D056B9"/>
    <w:rsid w:val="00D05EE2"/>
    <w:rsid w:val="00D06008"/>
    <w:rsid w:val="00D06E43"/>
    <w:rsid w:val="00D077FD"/>
    <w:rsid w:val="00D104E1"/>
    <w:rsid w:val="00D11323"/>
    <w:rsid w:val="00D12164"/>
    <w:rsid w:val="00D1246A"/>
    <w:rsid w:val="00D13B92"/>
    <w:rsid w:val="00D13C30"/>
    <w:rsid w:val="00D13E16"/>
    <w:rsid w:val="00D1519C"/>
    <w:rsid w:val="00D15CD2"/>
    <w:rsid w:val="00D173E6"/>
    <w:rsid w:val="00D215F6"/>
    <w:rsid w:val="00D21F89"/>
    <w:rsid w:val="00D2331D"/>
    <w:rsid w:val="00D23E89"/>
    <w:rsid w:val="00D3102D"/>
    <w:rsid w:val="00D31AB1"/>
    <w:rsid w:val="00D33290"/>
    <w:rsid w:val="00D3346F"/>
    <w:rsid w:val="00D40C97"/>
    <w:rsid w:val="00D40DEF"/>
    <w:rsid w:val="00D41A4D"/>
    <w:rsid w:val="00D42156"/>
    <w:rsid w:val="00D42289"/>
    <w:rsid w:val="00D42AFF"/>
    <w:rsid w:val="00D431A3"/>
    <w:rsid w:val="00D44021"/>
    <w:rsid w:val="00D458DC"/>
    <w:rsid w:val="00D462E0"/>
    <w:rsid w:val="00D46981"/>
    <w:rsid w:val="00D470BA"/>
    <w:rsid w:val="00D51523"/>
    <w:rsid w:val="00D52C06"/>
    <w:rsid w:val="00D536AA"/>
    <w:rsid w:val="00D53A42"/>
    <w:rsid w:val="00D540A6"/>
    <w:rsid w:val="00D551C3"/>
    <w:rsid w:val="00D56328"/>
    <w:rsid w:val="00D56AFA"/>
    <w:rsid w:val="00D56B04"/>
    <w:rsid w:val="00D56D64"/>
    <w:rsid w:val="00D57498"/>
    <w:rsid w:val="00D577B3"/>
    <w:rsid w:val="00D62B66"/>
    <w:rsid w:val="00D62CB8"/>
    <w:rsid w:val="00D63315"/>
    <w:rsid w:val="00D635BE"/>
    <w:rsid w:val="00D63BE9"/>
    <w:rsid w:val="00D647AB"/>
    <w:rsid w:val="00D6571C"/>
    <w:rsid w:val="00D658B8"/>
    <w:rsid w:val="00D70FDF"/>
    <w:rsid w:val="00D72823"/>
    <w:rsid w:val="00D72D15"/>
    <w:rsid w:val="00D72FE9"/>
    <w:rsid w:val="00D74537"/>
    <w:rsid w:val="00D746FA"/>
    <w:rsid w:val="00D749E5"/>
    <w:rsid w:val="00D75014"/>
    <w:rsid w:val="00D75D33"/>
    <w:rsid w:val="00D760CC"/>
    <w:rsid w:val="00D76136"/>
    <w:rsid w:val="00D778FF"/>
    <w:rsid w:val="00D80A28"/>
    <w:rsid w:val="00D81649"/>
    <w:rsid w:val="00D8207F"/>
    <w:rsid w:val="00D82B0E"/>
    <w:rsid w:val="00D842A4"/>
    <w:rsid w:val="00D84447"/>
    <w:rsid w:val="00D8676B"/>
    <w:rsid w:val="00D91CDB"/>
    <w:rsid w:val="00D93FDB"/>
    <w:rsid w:val="00D95382"/>
    <w:rsid w:val="00D95D70"/>
    <w:rsid w:val="00D96A09"/>
    <w:rsid w:val="00D96FB3"/>
    <w:rsid w:val="00D96FF5"/>
    <w:rsid w:val="00DA24EF"/>
    <w:rsid w:val="00DA2E18"/>
    <w:rsid w:val="00DA37F1"/>
    <w:rsid w:val="00DA3C27"/>
    <w:rsid w:val="00DA5C6F"/>
    <w:rsid w:val="00DB156B"/>
    <w:rsid w:val="00DB276A"/>
    <w:rsid w:val="00DB492E"/>
    <w:rsid w:val="00DB5103"/>
    <w:rsid w:val="00DB5A77"/>
    <w:rsid w:val="00DB73FA"/>
    <w:rsid w:val="00DB7BF4"/>
    <w:rsid w:val="00DC081A"/>
    <w:rsid w:val="00DC18D0"/>
    <w:rsid w:val="00DC19D5"/>
    <w:rsid w:val="00DC1C7B"/>
    <w:rsid w:val="00DC1F6A"/>
    <w:rsid w:val="00DC2891"/>
    <w:rsid w:val="00DC2C1B"/>
    <w:rsid w:val="00DC3655"/>
    <w:rsid w:val="00DC36DA"/>
    <w:rsid w:val="00DC38D4"/>
    <w:rsid w:val="00DC450B"/>
    <w:rsid w:val="00DC67C6"/>
    <w:rsid w:val="00DC6B46"/>
    <w:rsid w:val="00DC6E8D"/>
    <w:rsid w:val="00DD0F24"/>
    <w:rsid w:val="00DD2DE2"/>
    <w:rsid w:val="00DD44E6"/>
    <w:rsid w:val="00DD46FC"/>
    <w:rsid w:val="00DD4E55"/>
    <w:rsid w:val="00DD57CD"/>
    <w:rsid w:val="00DD606F"/>
    <w:rsid w:val="00DD6B30"/>
    <w:rsid w:val="00DD72A5"/>
    <w:rsid w:val="00DD74BF"/>
    <w:rsid w:val="00DD7A1A"/>
    <w:rsid w:val="00DE3871"/>
    <w:rsid w:val="00DE4BF7"/>
    <w:rsid w:val="00DE4D51"/>
    <w:rsid w:val="00DE4F46"/>
    <w:rsid w:val="00DE6602"/>
    <w:rsid w:val="00DE72B1"/>
    <w:rsid w:val="00DE7461"/>
    <w:rsid w:val="00DF0EB1"/>
    <w:rsid w:val="00DF0F53"/>
    <w:rsid w:val="00DF114E"/>
    <w:rsid w:val="00DF2D8D"/>
    <w:rsid w:val="00DF2DE4"/>
    <w:rsid w:val="00DF5706"/>
    <w:rsid w:val="00DF5E2C"/>
    <w:rsid w:val="00DF6130"/>
    <w:rsid w:val="00DF72E6"/>
    <w:rsid w:val="00E007A1"/>
    <w:rsid w:val="00E008ED"/>
    <w:rsid w:val="00E03447"/>
    <w:rsid w:val="00E040DA"/>
    <w:rsid w:val="00E04607"/>
    <w:rsid w:val="00E04C49"/>
    <w:rsid w:val="00E050FC"/>
    <w:rsid w:val="00E05ABA"/>
    <w:rsid w:val="00E07564"/>
    <w:rsid w:val="00E10F2E"/>
    <w:rsid w:val="00E10FBC"/>
    <w:rsid w:val="00E11A32"/>
    <w:rsid w:val="00E11E43"/>
    <w:rsid w:val="00E1314F"/>
    <w:rsid w:val="00E136F9"/>
    <w:rsid w:val="00E139F1"/>
    <w:rsid w:val="00E1418C"/>
    <w:rsid w:val="00E14479"/>
    <w:rsid w:val="00E14994"/>
    <w:rsid w:val="00E14D9D"/>
    <w:rsid w:val="00E14E43"/>
    <w:rsid w:val="00E14EBA"/>
    <w:rsid w:val="00E157E2"/>
    <w:rsid w:val="00E177A7"/>
    <w:rsid w:val="00E17FC4"/>
    <w:rsid w:val="00E214DB"/>
    <w:rsid w:val="00E22284"/>
    <w:rsid w:val="00E235F0"/>
    <w:rsid w:val="00E23A69"/>
    <w:rsid w:val="00E23CD9"/>
    <w:rsid w:val="00E25E58"/>
    <w:rsid w:val="00E278D3"/>
    <w:rsid w:val="00E3113A"/>
    <w:rsid w:val="00E31AC3"/>
    <w:rsid w:val="00E33300"/>
    <w:rsid w:val="00E333D2"/>
    <w:rsid w:val="00E33F39"/>
    <w:rsid w:val="00E346B5"/>
    <w:rsid w:val="00E35091"/>
    <w:rsid w:val="00E35676"/>
    <w:rsid w:val="00E36F92"/>
    <w:rsid w:val="00E37687"/>
    <w:rsid w:val="00E379DD"/>
    <w:rsid w:val="00E37E52"/>
    <w:rsid w:val="00E40F40"/>
    <w:rsid w:val="00E4113A"/>
    <w:rsid w:val="00E41C85"/>
    <w:rsid w:val="00E4220F"/>
    <w:rsid w:val="00E422FF"/>
    <w:rsid w:val="00E42F6E"/>
    <w:rsid w:val="00E44068"/>
    <w:rsid w:val="00E44137"/>
    <w:rsid w:val="00E45954"/>
    <w:rsid w:val="00E46A02"/>
    <w:rsid w:val="00E47436"/>
    <w:rsid w:val="00E47B36"/>
    <w:rsid w:val="00E47ED2"/>
    <w:rsid w:val="00E50964"/>
    <w:rsid w:val="00E511E3"/>
    <w:rsid w:val="00E52AEA"/>
    <w:rsid w:val="00E54A5E"/>
    <w:rsid w:val="00E55246"/>
    <w:rsid w:val="00E55F86"/>
    <w:rsid w:val="00E563B4"/>
    <w:rsid w:val="00E60380"/>
    <w:rsid w:val="00E60F5E"/>
    <w:rsid w:val="00E6185D"/>
    <w:rsid w:val="00E61B39"/>
    <w:rsid w:val="00E61FB6"/>
    <w:rsid w:val="00E620EF"/>
    <w:rsid w:val="00E62BC8"/>
    <w:rsid w:val="00E62C8C"/>
    <w:rsid w:val="00E62CE0"/>
    <w:rsid w:val="00E62E9C"/>
    <w:rsid w:val="00E632B5"/>
    <w:rsid w:val="00E6392D"/>
    <w:rsid w:val="00E63B5E"/>
    <w:rsid w:val="00E6410A"/>
    <w:rsid w:val="00E643FB"/>
    <w:rsid w:val="00E654E9"/>
    <w:rsid w:val="00E6610E"/>
    <w:rsid w:val="00E703DC"/>
    <w:rsid w:val="00E712A5"/>
    <w:rsid w:val="00E72E47"/>
    <w:rsid w:val="00E73050"/>
    <w:rsid w:val="00E73C8E"/>
    <w:rsid w:val="00E745BA"/>
    <w:rsid w:val="00E7593D"/>
    <w:rsid w:val="00E75D6B"/>
    <w:rsid w:val="00E766B8"/>
    <w:rsid w:val="00E77F68"/>
    <w:rsid w:val="00E80470"/>
    <w:rsid w:val="00E81619"/>
    <w:rsid w:val="00E81797"/>
    <w:rsid w:val="00E82B08"/>
    <w:rsid w:val="00E8306A"/>
    <w:rsid w:val="00E8454E"/>
    <w:rsid w:val="00E84A95"/>
    <w:rsid w:val="00E873BA"/>
    <w:rsid w:val="00E876CE"/>
    <w:rsid w:val="00E877A6"/>
    <w:rsid w:val="00E87CE0"/>
    <w:rsid w:val="00E90AF6"/>
    <w:rsid w:val="00E920FF"/>
    <w:rsid w:val="00E92695"/>
    <w:rsid w:val="00E9401F"/>
    <w:rsid w:val="00E942F4"/>
    <w:rsid w:val="00E94481"/>
    <w:rsid w:val="00E94823"/>
    <w:rsid w:val="00E95D5F"/>
    <w:rsid w:val="00E95E26"/>
    <w:rsid w:val="00E96877"/>
    <w:rsid w:val="00E96E44"/>
    <w:rsid w:val="00E97B0B"/>
    <w:rsid w:val="00EA0146"/>
    <w:rsid w:val="00EA0822"/>
    <w:rsid w:val="00EA0CF6"/>
    <w:rsid w:val="00EA1C2D"/>
    <w:rsid w:val="00EA28A9"/>
    <w:rsid w:val="00EA30BD"/>
    <w:rsid w:val="00EA322C"/>
    <w:rsid w:val="00EA554E"/>
    <w:rsid w:val="00EB1641"/>
    <w:rsid w:val="00EB3467"/>
    <w:rsid w:val="00EB3CB9"/>
    <w:rsid w:val="00EB74DC"/>
    <w:rsid w:val="00EB77A8"/>
    <w:rsid w:val="00EC0DA2"/>
    <w:rsid w:val="00EC13A2"/>
    <w:rsid w:val="00EC2449"/>
    <w:rsid w:val="00EC2DAD"/>
    <w:rsid w:val="00EC2E2C"/>
    <w:rsid w:val="00EC2FF3"/>
    <w:rsid w:val="00EC3DA5"/>
    <w:rsid w:val="00EC40DB"/>
    <w:rsid w:val="00EC7099"/>
    <w:rsid w:val="00EC715C"/>
    <w:rsid w:val="00EC7307"/>
    <w:rsid w:val="00EC7A34"/>
    <w:rsid w:val="00EC7AB1"/>
    <w:rsid w:val="00ED1167"/>
    <w:rsid w:val="00ED2395"/>
    <w:rsid w:val="00ED24FE"/>
    <w:rsid w:val="00ED2DD4"/>
    <w:rsid w:val="00ED346E"/>
    <w:rsid w:val="00ED34B0"/>
    <w:rsid w:val="00ED3FDD"/>
    <w:rsid w:val="00ED5BA9"/>
    <w:rsid w:val="00ED7196"/>
    <w:rsid w:val="00ED7285"/>
    <w:rsid w:val="00EE125C"/>
    <w:rsid w:val="00EE1A93"/>
    <w:rsid w:val="00EE1B38"/>
    <w:rsid w:val="00EE1B8D"/>
    <w:rsid w:val="00EE2797"/>
    <w:rsid w:val="00EE31C9"/>
    <w:rsid w:val="00EE31D0"/>
    <w:rsid w:val="00EE31D5"/>
    <w:rsid w:val="00EE4170"/>
    <w:rsid w:val="00EE46BB"/>
    <w:rsid w:val="00EE56E4"/>
    <w:rsid w:val="00EE79CB"/>
    <w:rsid w:val="00EF1F7E"/>
    <w:rsid w:val="00EF3F46"/>
    <w:rsid w:val="00EF44F3"/>
    <w:rsid w:val="00EF5116"/>
    <w:rsid w:val="00EF5421"/>
    <w:rsid w:val="00EF5E1B"/>
    <w:rsid w:val="00F0063B"/>
    <w:rsid w:val="00F020AE"/>
    <w:rsid w:val="00F02A75"/>
    <w:rsid w:val="00F0388F"/>
    <w:rsid w:val="00F043F4"/>
    <w:rsid w:val="00F0490A"/>
    <w:rsid w:val="00F0547E"/>
    <w:rsid w:val="00F05B48"/>
    <w:rsid w:val="00F060A1"/>
    <w:rsid w:val="00F065A3"/>
    <w:rsid w:val="00F06D93"/>
    <w:rsid w:val="00F0719B"/>
    <w:rsid w:val="00F07355"/>
    <w:rsid w:val="00F10914"/>
    <w:rsid w:val="00F10C87"/>
    <w:rsid w:val="00F1141F"/>
    <w:rsid w:val="00F11858"/>
    <w:rsid w:val="00F1389F"/>
    <w:rsid w:val="00F13969"/>
    <w:rsid w:val="00F15A26"/>
    <w:rsid w:val="00F15FE4"/>
    <w:rsid w:val="00F17429"/>
    <w:rsid w:val="00F17C69"/>
    <w:rsid w:val="00F22415"/>
    <w:rsid w:val="00F227C2"/>
    <w:rsid w:val="00F23171"/>
    <w:rsid w:val="00F23845"/>
    <w:rsid w:val="00F23B55"/>
    <w:rsid w:val="00F24D52"/>
    <w:rsid w:val="00F25434"/>
    <w:rsid w:val="00F26A0C"/>
    <w:rsid w:val="00F274C4"/>
    <w:rsid w:val="00F2756F"/>
    <w:rsid w:val="00F27F50"/>
    <w:rsid w:val="00F3018A"/>
    <w:rsid w:val="00F30522"/>
    <w:rsid w:val="00F311BD"/>
    <w:rsid w:val="00F31972"/>
    <w:rsid w:val="00F31C70"/>
    <w:rsid w:val="00F325FC"/>
    <w:rsid w:val="00F32AB2"/>
    <w:rsid w:val="00F32E58"/>
    <w:rsid w:val="00F3320C"/>
    <w:rsid w:val="00F34A1A"/>
    <w:rsid w:val="00F34E72"/>
    <w:rsid w:val="00F35768"/>
    <w:rsid w:val="00F36490"/>
    <w:rsid w:val="00F36B65"/>
    <w:rsid w:val="00F3706C"/>
    <w:rsid w:val="00F37C38"/>
    <w:rsid w:val="00F407C4"/>
    <w:rsid w:val="00F41B02"/>
    <w:rsid w:val="00F43637"/>
    <w:rsid w:val="00F441E6"/>
    <w:rsid w:val="00F44C45"/>
    <w:rsid w:val="00F473DA"/>
    <w:rsid w:val="00F4754A"/>
    <w:rsid w:val="00F512EA"/>
    <w:rsid w:val="00F52BAB"/>
    <w:rsid w:val="00F53BB4"/>
    <w:rsid w:val="00F54D52"/>
    <w:rsid w:val="00F5559F"/>
    <w:rsid w:val="00F55774"/>
    <w:rsid w:val="00F5595D"/>
    <w:rsid w:val="00F56B44"/>
    <w:rsid w:val="00F56E38"/>
    <w:rsid w:val="00F60236"/>
    <w:rsid w:val="00F60BF7"/>
    <w:rsid w:val="00F62A12"/>
    <w:rsid w:val="00F62BE3"/>
    <w:rsid w:val="00F63D23"/>
    <w:rsid w:val="00F65E90"/>
    <w:rsid w:val="00F66787"/>
    <w:rsid w:val="00F66E96"/>
    <w:rsid w:val="00F670CF"/>
    <w:rsid w:val="00F67239"/>
    <w:rsid w:val="00F6779F"/>
    <w:rsid w:val="00F71CEB"/>
    <w:rsid w:val="00F72080"/>
    <w:rsid w:val="00F72F31"/>
    <w:rsid w:val="00F733D3"/>
    <w:rsid w:val="00F73528"/>
    <w:rsid w:val="00F7512C"/>
    <w:rsid w:val="00F75698"/>
    <w:rsid w:val="00F7609C"/>
    <w:rsid w:val="00F7666B"/>
    <w:rsid w:val="00F770EB"/>
    <w:rsid w:val="00F77CD6"/>
    <w:rsid w:val="00F80537"/>
    <w:rsid w:val="00F8101A"/>
    <w:rsid w:val="00F8126B"/>
    <w:rsid w:val="00F819DD"/>
    <w:rsid w:val="00F82C1E"/>
    <w:rsid w:val="00F830D8"/>
    <w:rsid w:val="00F83A16"/>
    <w:rsid w:val="00F83DB3"/>
    <w:rsid w:val="00F847B4"/>
    <w:rsid w:val="00F858FC"/>
    <w:rsid w:val="00F86C73"/>
    <w:rsid w:val="00F86D60"/>
    <w:rsid w:val="00F87E16"/>
    <w:rsid w:val="00F91009"/>
    <w:rsid w:val="00F9154B"/>
    <w:rsid w:val="00F932B3"/>
    <w:rsid w:val="00F934C5"/>
    <w:rsid w:val="00F94725"/>
    <w:rsid w:val="00F94A38"/>
    <w:rsid w:val="00F96A81"/>
    <w:rsid w:val="00F96CB0"/>
    <w:rsid w:val="00F970B5"/>
    <w:rsid w:val="00F973A9"/>
    <w:rsid w:val="00F97C02"/>
    <w:rsid w:val="00FA0328"/>
    <w:rsid w:val="00FA04D2"/>
    <w:rsid w:val="00FA0837"/>
    <w:rsid w:val="00FA30D8"/>
    <w:rsid w:val="00FA363B"/>
    <w:rsid w:val="00FA384D"/>
    <w:rsid w:val="00FA58D7"/>
    <w:rsid w:val="00FA6191"/>
    <w:rsid w:val="00FA66B1"/>
    <w:rsid w:val="00FA6A63"/>
    <w:rsid w:val="00FA726F"/>
    <w:rsid w:val="00FB0849"/>
    <w:rsid w:val="00FB1B29"/>
    <w:rsid w:val="00FB1C5F"/>
    <w:rsid w:val="00FB2378"/>
    <w:rsid w:val="00FB26F5"/>
    <w:rsid w:val="00FB2862"/>
    <w:rsid w:val="00FB400A"/>
    <w:rsid w:val="00FB4CA8"/>
    <w:rsid w:val="00FB6D46"/>
    <w:rsid w:val="00FB75CA"/>
    <w:rsid w:val="00FB7737"/>
    <w:rsid w:val="00FC01CE"/>
    <w:rsid w:val="00FC0506"/>
    <w:rsid w:val="00FC11B7"/>
    <w:rsid w:val="00FC2022"/>
    <w:rsid w:val="00FC2859"/>
    <w:rsid w:val="00FC28BC"/>
    <w:rsid w:val="00FC3AF8"/>
    <w:rsid w:val="00FC3EEF"/>
    <w:rsid w:val="00FC5454"/>
    <w:rsid w:val="00FC7A4B"/>
    <w:rsid w:val="00FC7BA7"/>
    <w:rsid w:val="00FC7BDC"/>
    <w:rsid w:val="00FC7BFB"/>
    <w:rsid w:val="00FC7F07"/>
    <w:rsid w:val="00FD05E1"/>
    <w:rsid w:val="00FD1905"/>
    <w:rsid w:val="00FD299F"/>
    <w:rsid w:val="00FD3006"/>
    <w:rsid w:val="00FD333C"/>
    <w:rsid w:val="00FD45EB"/>
    <w:rsid w:val="00FD590B"/>
    <w:rsid w:val="00FE1CD0"/>
    <w:rsid w:val="00FE1D50"/>
    <w:rsid w:val="00FE4613"/>
    <w:rsid w:val="00FE54ED"/>
    <w:rsid w:val="00FE5B43"/>
    <w:rsid w:val="00FE6EB5"/>
    <w:rsid w:val="00FE73CE"/>
    <w:rsid w:val="00FF1955"/>
    <w:rsid w:val="00FF3337"/>
    <w:rsid w:val="00FF602E"/>
    <w:rsid w:val="00FF6105"/>
    <w:rsid w:val="00FF6E9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6003E6"/>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imes New Roman"/>
        <w:sz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23B3"/>
    <w:rPr>
      <w:rFonts w:ascii="Calibri" w:hAnsi="Calibri"/>
    </w:rPr>
  </w:style>
  <w:style w:type="paragraph" w:styleId="Heading1">
    <w:name w:val="heading 1"/>
    <w:basedOn w:val="Normal"/>
    <w:next w:val="Normal"/>
    <w:link w:val="Heading1Char"/>
    <w:autoRedefine/>
    <w:qFormat/>
    <w:rsid w:val="001923B3"/>
    <w:pPr>
      <w:keepNext/>
      <w:numPr>
        <w:numId w:val="34"/>
      </w:numPr>
      <w:spacing w:before="240" w:after="60"/>
      <w:jc w:val="both"/>
      <w:outlineLvl w:val="0"/>
    </w:pPr>
    <w:rPr>
      <w:b/>
      <w:kern w:val="28"/>
      <w:sz w:val="28"/>
    </w:rPr>
  </w:style>
  <w:style w:type="paragraph" w:styleId="Heading2">
    <w:name w:val="heading 2"/>
    <w:basedOn w:val="Normal"/>
    <w:next w:val="Normal"/>
    <w:link w:val="Heading2Char"/>
    <w:autoRedefine/>
    <w:qFormat/>
    <w:rsid w:val="001923B3"/>
    <w:pPr>
      <w:keepNext/>
      <w:numPr>
        <w:ilvl w:val="1"/>
        <w:numId w:val="34"/>
      </w:numPr>
      <w:tabs>
        <w:tab w:val="clear" w:pos="4140"/>
        <w:tab w:val="num" w:pos="0"/>
      </w:tabs>
      <w:spacing w:before="240" w:after="60"/>
      <w:ind w:left="720"/>
      <w:jc w:val="both"/>
      <w:outlineLvl w:val="1"/>
    </w:pPr>
    <w:rPr>
      <w:rFonts w:cs="Tahoma"/>
      <w:b/>
      <w:iCs/>
      <w:color w:val="0078AB"/>
    </w:rPr>
  </w:style>
  <w:style w:type="paragraph" w:styleId="Heading3">
    <w:name w:val="heading 3"/>
    <w:basedOn w:val="Normal"/>
    <w:next w:val="Normal"/>
    <w:link w:val="Heading3Char"/>
    <w:qFormat/>
    <w:pPr>
      <w:keepNext/>
      <w:numPr>
        <w:ilvl w:val="2"/>
        <w:numId w:val="34"/>
      </w:numPr>
      <w:tabs>
        <w:tab w:val="clear" w:pos="5310"/>
        <w:tab w:val="num" w:pos="0"/>
      </w:tabs>
      <w:spacing w:before="240" w:after="60"/>
      <w:ind w:left="1008"/>
      <w:jc w:val="both"/>
      <w:outlineLvl w:val="2"/>
    </w:pPr>
  </w:style>
  <w:style w:type="paragraph" w:styleId="Heading4">
    <w:name w:val="heading 4"/>
    <w:basedOn w:val="Normal"/>
    <w:next w:val="Normal"/>
    <w:link w:val="Heading4Char"/>
    <w:qFormat/>
    <w:pPr>
      <w:keepNext/>
      <w:numPr>
        <w:ilvl w:val="3"/>
        <w:numId w:val="34"/>
      </w:numPr>
      <w:spacing w:before="240" w:after="240"/>
      <w:jc w:val="both"/>
      <w:outlineLvl w:val="3"/>
    </w:pPr>
  </w:style>
  <w:style w:type="paragraph" w:styleId="Heading5">
    <w:name w:val="heading 5"/>
    <w:basedOn w:val="Normal"/>
    <w:next w:val="Normal"/>
    <w:link w:val="Heading5Char"/>
    <w:qFormat/>
    <w:pPr>
      <w:keepNext/>
      <w:numPr>
        <w:ilvl w:val="4"/>
        <w:numId w:val="34"/>
      </w:numPr>
      <w:jc w:val="center"/>
      <w:outlineLvl w:val="4"/>
    </w:pPr>
    <w:rPr>
      <w:b/>
    </w:rPr>
  </w:style>
  <w:style w:type="paragraph" w:styleId="Heading6">
    <w:name w:val="heading 6"/>
    <w:basedOn w:val="Normal"/>
    <w:next w:val="Normal"/>
    <w:link w:val="Heading6Char"/>
    <w:qFormat/>
    <w:pPr>
      <w:keepNext/>
      <w:numPr>
        <w:ilvl w:val="5"/>
        <w:numId w:val="34"/>
      </w:numPr>
      <w:jc w:val="both"/>
      <w:outlineLvl w:val="5"/>
    </w:pPr>
    <w:rPr>
      <w:b/>
      <w:i/>
    </w:rPr>
  </w:style>
  <w:style w:type="paragraph" w:styleId="Heading7">
    <w:name w:val="heading 7"/>
    <w:basedOn w:val="Normal"/>
    <w:next w:val="Normal"/>
    <w:link w:val="Heading7Char"/>
    <w:qFormat/>
    <w:pPr>
      <w:keepNext/>
      <w:numPr>
        <w:ilvl w:val="6"/>
        <w:numId w:val="34"/>
      </w:numPr>
      <w:jc w:val="center"/>
      <w:outlineLvl w:val="6"/>
    </w:pPr>
    <w:rPr>
      <w:b/>
    </w:rPr>
  </w:style>
  <w:style w:type="paragraph" w:styleId="Heading8">
    <w:name w:val="heading 8"/>
    <w:basedOn w:val="Normal"/>
    <w:next w:val="Normal"/>
    <w:link w:val="Heading8Char"/>
    <w:qFormat/>
    <w:pPr>
      <w:keepNext/>
      <w:numPr>
        <w:ilvl w:val="7"/>
        <w:numId w:val="34"/>
      </w:numPr>
      <w:jc w:val="both"/>
      <w:outlineLvl w:val="7"/>
    </w:pPr>
    <w:rPr>
      <w:b/>
    </w:rPr>
  </w:style>
  <w:style w:type="paragraph" w:styleId="Heading9">
    <w:name w:val="heading 9"/>
    <w:basedOn w:val="Normal"/>
    <w:next w:val="Normal"/>
    <w:link w:val="Heading9Char"/>
    <w:qFormat/>
    <w:pPr>
      <w:keepNext/>
      <w:numPr>
        <w:ilvl w:val="8"/>
        <w:numId w:val="34"/>
      </w:numPr>
      <w:jc w:val="center"/>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23B3"/>
    <w:rPr>
      <w:rFonts w:ascii="Calibri" w:hAnsi="Calibri"/>
      <w:b/>
      <w:kern w:val="28"/>
      <w:sz w:val="28"/>
    </w:rPr>
  </w:style>
  <w:style w:type="character" w:customStyle="1" w:styleId="Heading2Char">
    <w:name w:val="Heading 2 Char"/>
    <w:basedOn w:val="DefaultParagraphFont"/>
    <w:link w:val="Heading2"/>
    <w:rsid w:val="001923B3"/>
    <w:rPr>
      <w:rFonts w:ascii="Calibri" w:hAnsi="Calibri" w:cs="Tahoma"/>
      <w:b/>
      <w:iCs/>
      <w:color w:val="0078AB"/>
    </w:rPr>
  </w:style>
  <w:style w:type="character" w:customStyle="1" w:styleId="Heading3Char">
    <w:name w:val="Heading 3 Char"/>
    <w:basedOn w:val="DefaultParagraphFont"/>
    <w:link w:val="Heading3"/>
    <w:rsid w:val="006819D2"/>
  </w:style>
  <w:style w:type="character" w:customStyle="1" w:styleId="Heading4Char">
    <w:name w:val="Heading 4 Char"/>
    <w:basedOn w:val="DefaultParagraphFont"/>
    <w:link w:val="Heading4"/>
    <w:rsid w:val="006819D2"/>
  </w:style>
  <w:style w:type="character" w:customStyle="1" w:styleId="Heading5Char">
    <w:name w:val="Heading 5 Char"/>
    <w:basedOn w:val="DefaultParagraphFont"/>
    <w:link w:val="Heading5"/>
    <w:rsid w:val="006819D2"/>
    <w:rPr>
      <w:b/>
    </w:rPr>
  </w:style>
  <w:style w:type="character" w:customStyle="1" w:styleId="Heading6Char">
    <w:name w:val="Heading 6 Char"/>
    <w:basedOn w:val="DefaultParagraphFont"/>
    <w:link w:val="Heading6"/>
    <w:rsid w:val="006819D2"/>
    <w:rPr>
      <w:b/>
      <w:i/>
    </w:rPr>
  </w:style>
  <w:style w:type="character" w:customStyle="1" w:styleId="Heading7Char">
    <w:name w:val="Heading 7 Char"/>
    <w:basedOn w:val="DefaultParagraphFont"/>
    <w:link w:val="Heading7"/>
    <w:rsid w:val="006819D2"/>
    <w:rPr>
      <w:b/>
    </w:rPr>
  </w:style>
  <w:style w:type="character" w:customStyle="1" w:styleId="Heading8Char">
    <w:name w:val="Heading 8 Char"/>
    <w:basedOn w:val="DefaultParagraphFont"/>
    <w:link w:val="Heading8"/>
    <w:rsid w:val="006819D2"/>
    <w:rPr>
      <w:b/>
    </w:rPr>
  </w:style>
  <w:style w:type="character" w:customStyle="1" w:styleId="Heading9Char">
    <w:name w:val="Heading 9 Char"/>
    <w:basedOn w:val="DefaultParagraphFont"/>
    <w:link w:val="Heading9"/>
    <w:rsid w:val="006819D2"/>
    <w:rPr>
      <w:u w:val="single"/>
    </w:rPr>
  </w:style>
  <w:style w:type="paragraph" w:customStyle="1" w:styleId="Figure">
    <w:name w:val="Figure"/>
    <w:basedOn w:val="Normal"/>
    <w:link w:val="FigureChar"/>
    <w:rPr>
      <w:b/>
      <w:i/>
      <w:sz w:val="20"/>
    </w:rPr>
  </w:style>
  <w:style w:type="character" w:customStyle="1" w:styleId="FigureChar">
    <w:name w:val="Figure Char"/>
    <w:link w:val="Figure"/>
    <w:rsid w:val="006819D2"/>
    <w:rPr>
      <w:rFonts w:ascii="Arial" w:hAnsi="Arial"/>
      <w:b/>
      <w:i/>
    </w:rPr>
  </w:style>
  <w:style w:type="paragraph" w:styleId="Caption">
    <w:name w:val="caption"/>
    <w:basedOn w:val="Normal"/>
    <w:next w:val="Normal"/>
    <w:link w:val="CaptionChar"/>
    <w:qFormat/>
    <w:pPr>
      <w:spacing w:before="120" w:after="120"/>
      <w:jc w:val="both"/>
    </w:pPr>
    <w:rPr>
      <w:b/>
      <w:sz w:val="20"/>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sid w:val="006819D2"/>
    <w:rPr>
      <w:rFonts w:ascii="Arial" w:hAnsi="Arial"/>
      <w:sz w:val="24"/>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sid w:val="006819D2"/>
    <w:rPr>
      <w:rFonts w:ascii="Arial" w:hAnsi="Arial"/>
      <w:sz w:val="24"/>
    </w:rPr>
  </w:style>
  <w:style w:type="character" w:styleId="PageNumber">
    <w:name w:val="page number"/>
    <w:basedOn w:val="DefaultParagraphFont"/>
    <w:rsid w:val="00D00D27"/>
    <w:rPr>
      <w:rFonts w:ascii="Calibri" w:hAnsi="Calibri"/>
      <w:b w:val="0"/>
      <w:i w:val="0"/>
    </w:rPr>
  </w:style>
  <w:style w:type="paragraph" w:styleId="TOC1">
    <w:name w:val="toc 1"/>
    <w:basedOn w:val="Normal"/>
    <w:next w:val="Normal"/>
    <w:autoRedefine/>
    <w:uiPriority w:val="39"/>
    <w:rsid w:val="00635AFD"/>
    <w:pPr>
      <w:tabs>
        <w:tab w:val="left" w:pos="480"/>
        <w:tab w:val="right" w:leader="dot" w:pos="9422"/>
      </w:tabs>
    </w:pPr>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uiPriority w:val="39"/>
    <w:pPr>
      <w:ind w:left="720"/>
    </w:p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styleId="BodyText">
    <w:name w:val="Body Text"/>
    <w:basedOn w:val="Normal"/>
    <w:link w:val="BodyTextChar"/>
    <w:rsid w:val="000E42EB"/>
    <w:pPr>
      <w:jc w:val="both"/>
    </w:pPr>
    <w:rPr>
      <w:sz w:val="20"/>
    </w:rPr>
  </w:style>
  <w:style w:type="character" w:customStyle="1" w:styleId="BodyTextChar">
    <w:name w:val="Body Text Char"/>
    <w:link w:val="BodyText"/>
    <w:rsid w:val="000E42EB"/>
    <w:rPr>
      <w:rFonts w:ascii="Calibri" w:hAnsi="Calibri"/>
      <w:sz w:val="20"/>
    </w:rPr>
  </w:style>
  <w:style w:type="paragraph" w:customStyle="1" w:styleId="10PTText">
    <w:name w:val="10 PT Text"/>
    <w:pPr>
      <w:tabs>
        <w:tab w:val="left" w:pos="240"/>
        <w:tab w:val="left" w:pos="480"/>
      </w:tabs>
      <w:spacing w:after="240"/>
      <w:jc w:val="both"/>
    </w:pPr>
    <w:rPr>
      <w:rFonts w:ascii="Times" w:hAnsi="Times"/>
    </w:rPr>
  </w:style>
  <w:style w:type="paragraph" w:customStyle="1" w:styleId="Hidden">
    <w:name w:val="Hidden"/>
    <w:basedOn w:val="Normal"/>
    <w:pPr>
      <w:jc w:val="both"/>
    </w:pPr>
    <w:rPr>
      <w:vanish/>
    </w:rPr>
  </w:style>
  <w:style w:type="paragraph" w:customStyle="1" w:styleId="Normal2">
    <w:name w:val="Normal2"/>
    <w:basedOn w:val="Normal"/>
    <w:pPr>
      <w:spacing w:before="60" w:after="60"/>
      <w:ind w:left="720"/>
      <w:jc w:val="both"/>
    </w:pPr>
    <w:rPr>
      <w:rFonts w:ascii="Times New Roman" w:hAnsi="Times New Roman"/>
      <w:sz w:val="20"/>
    </w:rPr>
  </w:style>
  <w:style w:type="paragraph" w:customStyle="1" w:styleId="Normal2Ident1">
    <w:name w:val="Normal2Ident1"/>
    <w:basedOn w:val="Normal2"/>
    <w:pPr>
      <w:ind w:left="1440" w:hanging="720"/>
    </w:pPr>
  </w:style>
  <w:style w:type="paragraph" w:customStyle="1" w:styleId="Normal2Ident2">
    <w:name w:val="Normal2Ident2"/>
    <w:basedOn w:val="Normal2Ident1"/>
    <w:pPr>
      <w:ind w:left="2160" w:hanging="1440"/>
    </w:pPr>
  </w:style>
  <w:style w:type="paragraph" w:styleId="BodyText2">
    <w:name w:val="Body Text 2"/>
    <w:basedOn w:val="Normal"/>
    <w:link w:val="BodyText2Char"/>
    <w:pPr>
      <w:jc w:val="both"/>
    </w:pPr>
  </w:style>
  <w:style w:type="character" w:customStyle="1" w:styleId="BodyText2Char">
    <w:name w:val="Body Text 2 Char"/>
    <w:basedOn w:val="DefaultParagraphFont"/>
    <w:link w:val="BodyText2"/>
    <w:rsid w:val="006819D2"/>
    <w:rPr>
      <w:rFonts w:ascii="Arial" w:hAnsi="Arial"/>
      <w:sz w:val="24"/>
    </w:rPr>
  </w:style>
  <w:style w:type="paragraph" w:styleId="BodyText3">
    <w:name w:val="Body Text 3"/>
    <w:basedOn w:val="Normal"/>
    <w:link w:val="BodyText3Char"/>
    <w:rsid w:val="009F61D8"/>
    <w:pPr>
      <w:jc w:val="center"/>
    </w:pPr>
    <w:rPr>
      <w:b/>
    </w:rPr>
  </w:style>
  <w:style w:type="character" w:customStyle="1" w:styleId="BodyText3Char">
    <w:name w:val="Body Text 3 Char"/>
    <w:basedOn w:val="DefaultParagraphFont"/>
    <w:link w:val="BodyText3"/>
    <w:rsid w:val="009F61D8"/>
    <w:rPr>
      <w:rFonts w:ascii="Calibri" w:hAnsi="Calibri"/>
      <w:b/>
    </w:rPr>
  </w:style>
  <w:style w:type="character" w:styleId="CommentReference">
    <w:name w:val="annotation reference"/>
    <w:basedOn w:val="DefaultParagraphFont"/>
    <w:semiHidden/>
    <w:rPr>
      <w:sz w:val="16"/>
    </w:rPr>
  </w:style>
  <w:style w:type="paragraph" w:styleId="CommentText">
    <w:name w:val="annotation text"/>
    <w:basedOn w:val="Normal"/>
    <w:link w:val="CommentTextChar"/>
    <w:semiHidden/>
    <w:pPr>
      <w:jc w:val="both"/>
    </w:pPr>
  </w:style>
  <w:style w:type="character" w:customStyle="1" w:styleId="CommentTextChar">
    <w:name w:val="Comment Text Char"/>
    <w:basedOn w:val="DefaultParagraphFont"/>
    <w:link w:val="CommentText"/>
    <w:semiHidden/>
    <w:rsid w:val="006819D2"/>
    <w:rPr>
      <w:rFonts w:ascii="Arial" w:hAnsi="Arial"/>
      <w:sz w:val="24"/>
    </w:rPr>
  </w:style>
  <w:style w:type="character" w:styleId="FollowedHyperlink">
    <w:name w:val="FollowedHyperlink"/>
    <w:basedOn w:val="DefaultParagraphFont"/>
    <w:uiPriority w:val="99"/>
    <w:rPr>
      <w:color w:val="800080"/>
      <w:u w:val="single"/>
    </w:rPr>
  </w:style>
  <w:style w:type="character" w:styleId="Hyperlink">
    <w:name w:val="Hyperlink"/>
    <w:basedOn w:val="DefaultParagraphFont"/>
    <w:uiPriority w:val="99"/>
    <w:rsid w:val="00D00D27"/>
    <w:rPr>
      <w:color w:val="0078AB"/>
      <w:u w:val="single"/>
    </w:rPr>
  </w:style>
  <w:style w:type="paragraph" w:styleId="PlainText">
    <w:name w:val="Plain Text"/>
    <w:basedOn w:val="Normal"/>
    <w:link w:val="PlainTextChar"/>
    <w:pPr>
      <w:jc w:val="both"/>
    </w:pPr>
    <w:rPr>
      <w:rFonts w:ascii="Courier New" w:hAnsi="Courier New"/>
      <w:sz w:val="20"/>
    </w:rPr>
  </w:style>
  <w:style w:type="character" w:customStyle="1" w:styleId="PlainTextChar">
    <w:name w:val="Plain Text Char"/>
    <w:basedOn w:val="DefaultParagraphFont"/>
    <w:link w:val="PlainText"/>
    <w:rsid w:val="006819D2"/>
    <w:rPr>
      <w:rFonts w:ascii="Courier New" w:hAnsi="Courier New"/>
    </w:rPr>
  </w:style>
  <w:style w:type="character" w:styleId="Strong">
    <w:name w:val="Strong"/>
    <w:basedOn w:val="DefaultParagraphFont"/>
    <w:qFormat/>
    <w:rPr>
      <w:b/>
    </w:rPr>
  </w:style>
  <w:style w:type="paragraph" w:styleId="Title">
    <w:name w:val="Title"/>
    <w:basedOn w:val="Normal"/>
    <w:link w:val="TitleChar"/>
    <w:qFormat/>
    <w:rsid w:val="001923B3"/>
    <w:pPr>
      <w:jc w:val="center"/>
    </w:pPr>
    <w:rPr>
      <w:b/>
      <w:sz w:val="28"/>
    </w:rPr>
  </w:style>
  <w:style w:type="character" w:customStyle="1" w:styleId="TitleChar">
    <w:name w:val="Title Char"/>
    <w:basedOn w:val="DefaultParagraphFont"/>
    <w:link w:val="Title"/>
    <w:rsid w:val="001923B3"/>
    <w:rPr>
      <w:rFonts w:ascii="Calibri" w:hAnsi="Calibri"/>
      <w:b/>
      <w:sz w:val="28"/>
    </w:rPr>
  </w:style>
  <w:style w:type="paragraph" w:styleId="FootnoteText">
    <w:name w:val="footnote text"/>
    <w:basedOn w:val="Normal"/>
    <w:link w:val="FootnoteTextChar"/>
    <w:semiHidden/>
    <w:rPr>
      <w:rFonts w:ascii="Times New Roman" w:hAnsi="Times New Roman"/>
      <w:sz w:val="20"/>
    </w:rPr>
  </w:style>
  <w:style w:type="character" w:customStyle="1" w:styleId="FootnoteTextChar">
    <w:name w:val="Footnote Text Char"/>
    <w:basedOn w:val="DefaultParagraphFont"/>
    <w:link w:val="FootnoteText"/>
    <w:semiHidden/>
    <w:rsid w:val="006819D2"/>
  </w:style>
  <w:style w:type="paragraph" w:styleId="DocumentMap">
    <w:name w:val="Document Map"/>
    <w:basedOn w:val="Normal"/>
    <w:link w:val="DocumentMapChar"/>
    <w:semiHidden/>
    <w:pPr>
      <w:shd w:val="clear" w:color="auto" w:fill="000080"/>
    </w:pPr>
    <w:rPr>
      <w:rFonts w:cs="Tahoma"/>
    </w:rPr>
  </w:style>
  <w:style w:type="character" w:customStyle="1" w:styleId="DocumentMapChar">
    <w:name w:val="Document Map Char"/>
    <w:basedOn w:val="DefaultParagraphFont"/>
    <w:link w:val="DocumentMap"/>
    <w:semiHidden/>
    <w:rsid w:val="006819D2"/>
    <w:rPr>
      <w:rFonts w:ascii="Tahoma" w:hAnsi="Tahoma" w:cs="Tahoma"/>
      <w:sz w:val="24"/>
      <w:shd w:val="clear" w:color="auto" w:fill="000080"/>
    </w:rPr>
  </w:style>
  <w:style w:type="paragraph" w:styleId="BodyTextIndent">
    <w:name w:val="Body Text Indent"/>
    <w:basedOn w:val="Normal"/>
    <w:link w:val="BodyTextIndentChar"/>
    <w:rsid w:val="00D00D27"/>
    <w:pPr>
      <w:ind w:left="720" w:hanging="720"/>
    </w:pPr>
  </w:style>
  <w:style w:type="character" w:customStyle="1" w:styleId="BodyTextIndentChar">
    <w:name w:val="Body Text Indent Char"/>
    <w:basedOn w:val="DefaultParagraphFont"/>
    <w:link w:val="BodyTextIndent"/>
    <w:rsid w:val="00D00D27"/>
    <w:rPr>
      <w:rFonts w:ascii="Calibri" w:hAnsi="Calibri"/>
    </w:rPr>
  </w:style>
  <w:style w:type="table" w:styleId="TableGrid">
    <w:name w:val="Table Grid"/>
    <w:basedOn w:val="TableNormal"/>
    <w:rsid w:val="000549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2185A"/>
    <w:rPr>
      <w:rFonts w:cs="Tahoma"/>
      <w:sz w:val="16"/>
      <w:szCs w:val="16"/>
    </w:rPr>
  </w:style>
  <w:style w:type="character" w:customStyle="1" w:styleId="BalloonTextChar">
    <w:name w:val="Balloon Text Char"/>
    <w:basedOn w:val="DefaultParagraphFont"/>
    <w:link w:val="BalloonText"/>
    <w:rsid w:val="0052185A"/>
    <w:rPr>
      <w:rFonts w:ascii="Tahoma" w:hAnsi="Tahoma" w:cs="Tahoma"/>
      <w:sz w:val="16"/>
      <w:szCs w:val="16"/>
    </w:rPr>
  </w:style>
  <w:style w:type="paragraph" w:styleId="ListParagraph">
    <w:name w:val="List Paragraph"/>
    <w:basedOn w:val="Normal"/>
    <w:uiPriority w:val="34"/>
    <w:qFormat/>
    <w:rsid w:val="009F7F35"/>
    <w:pPr>
      <w:ind w:left="720"/>
      <w:contextualSpacing/>
    </w:pPr>
  </w:style>
  <w:style w:type="paragraph" w:styleId="TableofFigures">
    <w:name w:val="table of figures"/>
    <w:basedOn w:val="Normal"/>
    <w:next w:val="Normal"/>
    <w:uiPriority w:val="99"/>
    <w:rsid w:val="006819D2"/>
    <w:rPr>
      <w:rFonts w:eastAsia="Batang"/>
    </w:rPr>
  </w:style>
  <w:style w:type="character" w:styleId="FootnoteReference">
    <w:name w:val="footnote reference"/>
    <w:basedOn w:val="DefaultParagraphFont"/>
    <w:rsid w:val="00D00D27"/>
    <w:rPr>
      <w:rFonts w:ascii="Calibri Light" w:hAnsi="Calibri Light"/>
      <w:b w:val="0"/>
      <w:i w:val="0"/>
      <w:vertAlign w:val="superscript"/>
    </w:rPr>
  </w:style>
  <w:style w:type="character" w:styleId="PlaceholderText">
    <w:name w:val="Placeholder Text"/>
    <w:basedOn w:val="DefaultParagraphFont"/>
    <w:uiPriority w:val="99"/>
    <w:semiHidden/>
    <w:rsid w:val="006819D2"/>
    <w:rPr>
      <w:color w:val="808080"/>
    </w:rPr>
  </w:style>
  <w:style w:type="paragraph" w:styleId="Revision">
    <w:name w:val="Revision"/>
    <w:hidden/>
    <w:uiPriority w:val="99"/>
    <w:semiHidden/>
    <w:rsid w:val="00DE4F46"/>
    <w:rPr>
      <w:rFonts w:ascii="Arial" w:hAnsi="Arial"/>
    </w:rPr>
  </w:style>
  <w:style w:type="paragraph" w:styleId="Date">
    <w:name w:val="Date"/>
    <w:basedOn w:val="Normal"/>
    <w:next w:val="Normal"/>
    <w:link w:val="DateChar"/>
    <w:rsid w:val="00DE4F46"/>
    <w:rPr>
      <w:rFonts w:eastAsia="Batang"/>
    </w:rPr>
  </w:style>
  <w:style w:type="character" w:customStyle="1" w:styleId="DateChar">
    <w:name w:val="Date Char"/>
    <w:basedOn w:val="DefaultParagraphFont"/>
    <w:link w:val="Date"/>
    <w:rsid w:val="00DE4F46"/>
    <w:rPr>
      <w:rFonts w:eastAsia="Batang"/>
    </w:rPr>
  </w:style>
  <w:style w:type="paragraph" w:styleId="CommentSubject">
    <w:name w:val="annotation subject"/>
    <w:basedOn w:val="CommentText"/>
    <w:next w:val="CommentText"/>
    <w:link w:val="CommentSubjectChar"/>
    <w:rsid w:val="00DE4F46"/>
    <w:pPr>
      <w:jc w:val="left"/>
    </w:pPr>
    <w:rPr>
      <w:rFonts w:eastAsia="Batang"/>
      <w:b/>
      <w:bCs/>
      <w:sz w:val="20"/>
    </w:rPr>
  </w:style>
  <w:style w:type="character" w:customStyle="1" w:styleId="CommentSubjectChar">
    <w:name w:val="Comment Subject Char"/>
    <w:basedOn w:val="CommentTextChar"/>
    <w:link w:val="CommentSubject"/>
    <w:rsid w:val="00DE4F46"/>
    <w:rPr>
      <w:rFonts w:ascii="Arial" w:eastAsia="Batang" w:hAnsi="Arial"/>
      <w:b/>
      <w:bCs/>
      <w:sz w:val="20"/>
    </w:rPr>
  </w:style>
  <w:style w:type="table" w:customStyle="1" w:styleId="TableGrid1">
    <w:name w:val="Table Grid1"/>
    <w:basedOn w:val="TableNormal"/>
    <w:next w:val="TableGrid"/>
    <w:rsid w:val="00DE4F46"/>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31151"/>
    <w:pPr>
      <w:autoSpaceDE w:val="0"/>
      <w:autoSpaceDN w:val="0"/>
      <w:adjustRightInd w:val="0"/>
    </w:pPr>
    <w:rPr>
      <w:rFonts w:ascii="Arial" w:hAnsi="Arial" w:cs="Arial"/>
      <w:color w:val="000000"/>
      <w:szCs w:val="24"/>
    </w:rPr>
  </w:style>
  <w:style w:type="table" w:customStyle="1" w:styleId="TableGrid2">
    <w:name w:val="Table Grid2"/>
    <w:basedOn w:val="TableNormal"/>
    <w:next w:val="TableGrid"/>
    <w:rsid w:val="004A07F6"/>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0B2D2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B2D2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5A08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CaptionChar">
    <w:name w:val="Caption Char"/>
    <w:basedOn w:val="DefaultParagraphFont"/>
    <w:link w:val="Caption"/>
    <w:rsid w:val="00F63D23"/>
    <w:rPr>
      <w:b/>
      <w:sz w:val="20"/>
    </w:rPr>
  </w:style>
  <w:style w:type="numbering" w:customStyle="1" w:styleId="CurrentList1">
    <w:name w:val="Current List1"/>
    <w:rsid w:val="002151CB"/>
    <w:pPr>
      <w:numPr>
        <w:numId w:val="14"/>
      </w:numPr>
    </w:pPr>
  </w:style>
  <w:style w:type="numbering" w:styleId="111111">
    <w:name w:val="Outline List 2"/>
    <w:basedOn w:val="NoList"/>
    <w:rsid w:val="002151CB"/>
    <w:pPr>
      <w:numPr>
        <w:numId w:val="15"/>
      </w:numPr>
    </w:pPr>
  </w:style>
  <w:style w:type="numbering" w:customStyle="1" w:styleId="Style1">
    <w:name w:val="Style1"/>
    <w:rsid w:val="002151CB"/>
    <w:pPr>
      <w:numPr>
        <w:numId w:val="16"/>
      </w:numPr>
    </w:pPr>
  </w:style>
  <w:style w:type="paragraph" w:customStyle="1" w:styleId="NormalTimesNewRoman">
    <w:name w:val="Normal + Times New Roman"/>
    <w:aliases w:val="10 pt"/>
    <w:basedOn w:val="Normal"/>
    <w:rsid w:val="002151CB"/>
    <w:rPr>
      <w:rFonts w:eastAsia="SimSun"/>
      <w:kern w:val="28"/>
    </w:rPr>
  </w:style>
  <w:style w:type="paragraph" w:customStyle="1" w:styleId="Toc10">
    <w:name w:val="Toc1"/>
    <w:basedOn w:val="Normal"/>
    <w:link w:val="Toc1Char"/>
    <w:rsid w:val="002151CB"/>
    <w:rPr>
      <w:rFonts w:eastAsia="SimSun"/>
    </w:rPr>
  </w:style>
  <w:style w:type="character" w:customStyle="1" w:styleId="Toc1Char">
    <w:name w:val="Toc1 Char"/>
    <w:link w:val="Toc10"/>
    <w:rsid w:val="002151CB"/>
    <w:rPr>
      <w:rFonts w:eastAsia="SimSun"/>
    </w:rPr>
  </w:style>
  <w:style w:type="paragraph" w:customStyle="1" w:styleId="Normalcentered">
    <w:name w:val="Normal + centered"/>
    <w:basedOn w:val="Normal"/>
    <w:rsid w:val="002151CB"/>
    <w:pPr>
      <w:ind w:left="432"/>
      <w:jc w:val="center"/>
    </w:pPr>
    <w:rPr>
      <w:rFonts w:eastAsia="SimSun" w:cs="Arial"/>
      <w:b/>
      <w:snapToGrid w:val="0"/>
      <w:sz w:val="20"/>
    </w:rPr>
  </w:style>
  <w:style w:type="paragraph" w:customStyle="1" w:styleId="StyleCaptionLeftLeft0Hanging0After0pt">
    <w:name w:val="Style Caption + Left Left:  0&quot; Hanging:  0&quot; After:  0 pt"/>
    <w:basedOn w:val="Caption"/>
    <w:rsid w:val="002151CB"/>
    <w:pPr>
      <w:spacing w:after="0"/>
      <w:ind w:left="1080" w:hanging="1080"/>
      <w:jc w:val="left"/>
    </w:pPr>
    <w:rPr>
      <w:bCs/>
    </w:rPr>
  </w:style>
  <w:style w:type="paragraph" w:styleId="BodyTextIndent2">
    <w:name w:val="Body Text Indent 2"/>
    <w:basedOn w:val="Normal"/>
    <w:link w:val="BodyTextIndent2Char"/>
    <w:rsid w:val="002151CB"/>
    <w:pPr>
      <w:spacing w:after="120" w:line="480" w:lineRule="auto"/>
      <w:ind w:left="360"/>
    </w:pPr>
    <w:rPr>
      <w:rFonts w:eastAsia="SimSun"/>
    </w:rPr>
  </w:style>
  <w:style w:type="character" w:customStyle="1" w:styleId="BodyTextIndent2Char">
    <w:name w:val="Body Text Indent 2 Char"/>
    <w:basedOn w:val="DefaultParagraphFont"/>
    <w:link w:val="BodyTextIndent2"/>
    <w:rsid w:val="002151CB"/>
    <w:rPr>
      <w:rFonts w:eastAsia="SimSun"/>
    </w:rPr>
  </w:style>
  <w:style w:type="paragraph" w:styleId="NormalWeb">
    <w:name w:val="Normal (Web)"/>
    <w:basedOn w:val="Normal"/>
    <w:uiPriority w:val="99"/>
    <w:unhideWhenUsed/>
    <w:rsid w:val="002151CB"/>
    <w:pPr>
      <w:spacing w:before="100" w:beforeAutospacing="1" w:after="100" w:afterAutospacing="1"/>
    </w:pPr>
    <w:rPr>
      <w:rFonts w:ascii="Times New Roman" w:hAnsi="Times New Roman"/>
      <w:szCs w:val="24"/>
    </w:rPr>
  </w:style>
  <w:style w:type="paragraph" w:customStyle="1" w:styleId="font0">
    <w:name w:val="font0"/>
    <w:basedOn w:val="Normal"/>
    <w:rsid w:val="002151CB"/>
    <w:pPr>
      <w:spacing w:before="100" w:beforeAutospacing="1" w:after="100" w:afterAutospacing="1"/>
    </w:pPr>
    <w:rPr>
      <w:rFonts w:cs="Arial"/>
      <w:sz w:val="20"/>
    </w:rPr>
  </w:style>
  <w:style w:type="paragraph" w:customStyle="1" w:styleId="font5">
    <w:name w:val="font5"/>
    <w:basedOn w:val="Normal"/>
    <w:rsid w:val="002151CB"/>
    <w:pPr>
      <w:spacing w:before="100" w:beforeAutospacing="1" w:after="100" w:afterAutospacing="1"/>
    </w:pPr>
    <w:rPr>
      <w:rFonts w:cs="Tahoma"/>
      <w:color w:val="000000"/>
      <w:sz w:val="16"/>
      <w:szCs w:val="16"/>
    </w:rPr>
  </w:style>
  <w:style w:type="paragraph" w:customStyle="1" w:styleId="font6">
    <w:name w:val="font6"/>
    <w:basedOn w:val="Normal"/>
    <w:rsid w:val="002151CB"/>
    <w:pPr>
      <w:spacing w:before="100" w:beforeAutospacing="1" w:after="100" w:afterAutospacing="1"/>
    </w:pPr>
    <w:rPr>
      <w:rFonts w:cs="Tahoma"/>
      <w:color w:val="000000"/>
      <w:sz w:val="16"/>
      <w:szCs w:val="16"/>
    </w:rPr>
  </w:style>
  <w:style w:type="paragraph" w:customStyle="1" w:styleId="font7">
    <w:name w:val="font7"/>
    <w:basedOn w:val="Normal"/>
    <w:rsid w:val="002151CB"/>
    <w:pPr>
      <w:spacing w:before="100" w:beforeAutospacing="1" w:after="100" w:afterAutospacing="1"/>
    </w:pPr>
    <w:rPr>
      <w:rFonts w:cs="Tahoma"/>
      <w:b/>
      <w:bCs/>
      <w:color w:val="000000"/>
      <w:sz w:val="16"/>
      <w:szCs w:val="16"/>
    </w:rPr>
  </w:style>
  <w:style w:type="paragraph" w:customStyle="1" w:styleId="font8">
    <w:name w:val="font8"/>
    <w:basedOn w:val="Normal"/>
    <w:rsid w:val="002151CB"/>
    <w:pPr>
      <w:spacing w:before="100" w:beforeAutospacing="1" w:after="100" w:afterAutospacing="1"/>
    </w:pPr>
    <w:rPr>
      <w:rFonts w:cs="Tahoma"/>
      <w:b/>
      <w:bCs/>
      <w:color w:val="000000"/>
      <w:sz w:val="20"/>
    </w:rPr>
  </w:style>
  <w:style w:type="paragraph" w:customStyle="1" w:styleId="font9">
    <w:name w:val="font9"/>
    <w:basedOn w:val="Normal"/>
    <w:rsid w:val="002151CB"/>
    <w:pPr>
      <w:spacing w:before="100" w:beforeAutospacing="1" w:after="100" w:afterAutospacing="1"/>
    </w:pPr>
    <w:rPr>
      <w:rFonts w:cs="Tahoma"/>
      <w:color w:val="000000"/>
      <w:sz w:val="20"/>
    </w:rPr>
  </w:style>
  <w:style w:type="paragraph" w:customStyle="1" w:styleId="font10">
    <w:name w:val="font10"/>
    <w:basedOn w:val="Normal"/>
    <w:rsid w:val="002151CB"/>
    <w:pPr>
      <w:spacing w:before="100" w:beforeAutospacing="1" w:after="100" w:afterAutospacing="1"/>
    </w:pPr>
    <w:rPr>
      <w:rFonts w:cs="Tahoma"/>
      <w:color w:val="000000"/>
      <w:sz w:val="18"/>
      <w:szCs w:val="18"/>
    </w:rPr>
  </w:style>
  <w:style w:type="paragraph" w:customStyle="1" w:styleId="font11">
    <w:name w:val="font11"/>
    <w:basedOn w:val="Normal"/>
    <w:rsid w:val="002151CB"/>
    <w:pPr>
      <w:spacing w:before="100" w:beforeAutospacing="1" w:after="100" w:afterAutospacing="1"/>
    </w:pPr>
    <w:rPr>
      <w:rFonts w:cs="Tahoma"/>
      <w:b/>
      <w:bCs/>
      <w:color w:val="000000"/>
      <w:sz w:val="18"/>
      <w:szCs w:val="18"/>
    </w:rPr>
  </w:style>
  <w:style w:type="paragraph" w:customStyle="1" w:styleId="xl70">
    <w:name w:val="xl70"/>
    <w:basedOn w:val="Normal"/>
    <w:rsid w:val="002151CB"/>
    <w:pPr>
      <w:spacing w:before="100" w:beforeAutospacing="1" w:after="100" w:afterAutospacing="1"/>
    </w:pPr>
    <w:rPr>
      <w:rFonts w:ascii="Times New Roman" w:hAnsi="Times New Roman"/>
      <w:szCs w:val="24"/>
    </w:rPr>
  </w:style>
  <w:style w:type="paragraph" w:customStyle="1" w:styleId="xl71">
    <w:name w:val="xl71"/>
    <w:basedOn w:val="Normal"/>
    <w:rsid w:val="002151CB"/>
    <w:pPr>
      <w:pBdr>
        <w:top w:val="single" w:sz="8" w:space="0" w:color="0000FF"/>
      </w:pBdr>
      <w:spacing w:before="100" w:beforeAutospacing="1" w:after="100" w:afterAutospacing="1"/>
    </w:pPr>
    <w:rPr>
      <w:rFonts w:ascii="Times New Roman" w:hAnsi="Times New Roman"/>
      <w:szCs w:val="24"/>
    </w:rPr>
  </w:style>
  <w:style w:type="paragraph" w:customStyle="1" w:styleId="xl72">
    <w:name w:val="xl72"/>
    <w:basedOn w:val="Normal"/>
    <w:rsid w:val="002151CB"/>
    <w:pPr>
      <w:pBdr>
        <w:left w:val="single" w:sz="8" w:space="0" w:color="0000FF"/>
      </w:pBdr>
      <w:spacing w:before="100" w:beforeAutospacing="1" w:after="100" w:afterAutospacing="1"/>
    </w:pPr>
    <w:rPr>
      <w:rFonts w:ascii="Times New Roman" w:hAnsi="Times New Roman"/>
      <w:szCs w:val="24"/>
    </w:rPr>
  </w:style>
  <w:style w:type="paragraph" w:customStyle="1" w:styleId="xl73">
    <w:name w:val="xl73"/>
    <w:basedOn w:val="Normal"/>
    <w:rsid w:val="002151CB"/>
    <w:pPr>
      <w:pBdr>
        <w:left w:val="single" w:sz="8" w:space="0" w:color="0000FF"/>
        <w:bottom w:val="single" w:sz="8" w:space="0" w:color="0000FF"/>
      </w:pBdr>
      <w:spacing w:before="100" w:beforeAutospacing="1" w:after="100" w:afterAutospacing="1"/>
    </w:pPr>
    <w:rPr>
      <w:rFonts w:ascii="Times New Roman" w:hAnsi="Times New Roman"/>
      <w:szCs w:val="24"/>
    </w:rPr>
  </w:style>
  <w:style w:type="paragraph" w:customStyle="1" w:styleId="xl74">
    <w:name w:val="xl74"/>
    <w:basedOn w:val="Normal"/>
    <w:rsid w:val="002151CB"/>
    <w:pPr>
      <w:pBdr>
        <w:bottom w:val="single" w:sz="8" w:space="0" w:color="0000FF"/>
      </w:pBdr>
      <w:spacing w:before="100" w:beforeAutospacing="1" w:after="100" w:afterAutospacing="1"/>
    </w:pPr>
    <w:rPr>
      <w:rFonts w:ascii="Times New Roman" w:hAnsi="Times New Roman"/>
      <w:szCs w:val="24"/>
    </w:rPr>
  </w:style>
  <w:style w:type="paragraph" w:customStyle="1" w:styleId="xl75">
    <w:name w:val="xl75"/>
    <w:basedOn w:val="Normal"/>
    <w:rsid w:val="002151CB"/>
    <w:pPr>
      <w:pBdr>
        <w:top w:val="single" w:sz="8" w:space="0" w:color="0000FF"/>
        <w:left w:val="single" w:sz="8" w:space="0" w:color="0000FF"/>
      </w:pBdr>
      <w:spacing w:before="100" w:beforeAutospacing="1" w:after="100" w:afterAutospacing="1"/>
    </w:pPr>
    <w:rPr>
      <w:rFonts w:ascii="Times New Roman" w:hAnsi="Times New Roman"/>
      <w:szCs w:val="24"/>
    </w:rPr>
  </w:style>
  <w:style w:type="paragraph" w:customStyle="1" w:styleId="xl76">
    <w:name w:val="xl76"/>
    <w:basedOn w:val="Normal"/>
    <w:rsid w:val="002151CB"/>
    <w:pPr>
      <w:spacing w:before="100" w:beforeAutospacing="1" w:after="100" w:afterAutospacing="1"/>
    </w:pPr>
    <w:rPr>
      <w:rFonts w:cs="Arial"/>
      <w:i/>
      <w:iCs/>
      <w:color w:val="FF0000"/>
      <w:szCs w:val="24"/>
    </w:rPr>
  </w:style>
  <w:style w:type="paragraph" w:customStyle="1" w:styleId="xl77">
    <w:name w:val="xl77"/>
    <w:basedOn w:val="Normal"/>
    <w:rsid w:val="002151CB"/>
    <w:pPr>
      <w:pBdr>
        <w:bottom w:val="single" w:sz="8" w:space="0" w:color="0000FF"/>
      </w:pBdr>
      <w:spacing w:before="100" w:beforeAutospacing="1" w:after="100" w:afterAutospacing="1"/>
    </w:pPr>
    <w:rPr>
      <w:rFonts w:cs="Arial"/>
      <w:i/>
      <w:iCs/>
      <w:color w:val="FF0000"/>
      <w:szCs w:val="24"/>
    </w:rPr>
  </w:style>
  <w:style w:type="paragraph" w:customStyle="1" w:styleId="xl78">
    <w:name w:val="xl78"/>
    <w:basedOn w:val="Normal"/>
    <w:rsid w:val="002151CB"/>
    <w:pPr>
      <w:pBdr>
        <w:top w:val="single" w:sz="8" w:space="0" w:color="0000FF"/>
      </w:pBdr>
      <w:spacing w:before="100" w:beforeAutospacing="1" w:after="100" w:afterAutospacing="1"/>
    </w:pPr>
    <w:rPr>
      <w:rFonts w:cs="Arial"/>
      <w:i/>
      <w:iCs/>
      <w:color w:val="FF0000"/>
      <w:szCs w:val="24"/>
    </w:rPr>
  </w:style>
  <w:style w:type="paragraph" w:customStyle="1" w:styleId="xl79">
    <w:name w:val="xl79"/>
    <w:basedOn w:val="Normal"/>
    <w:rsid w:val="002151CB"/>
    <w:pPr>
      <w:spacing w:before="100" w:beforeAutospacing="1" w:after="100" w:afterAutospacing="1"/>
      <w:jc w:val="right"/>
    </w:pPr>
    <w:rPr>
      <w:rFonts w:ascii="Times New Roman" w:hAnsi="Times New Roman"/>
      <w:szCs w:val="24"/>
    </w:rPr>
  </w:style>
  <w:style w:type="paragraph" w:customStyle="1" w:styleId="xl80">
    <w:name w:val="xl80"/>
    <w:basedOn w:val="Normal"/>
    <w:rsid w:val="002151CB"/>
    <w:pPr>
      <w:spacing w:before="100" w:beforeAutospacing="1" w:after="100" w:afterAutospacing="1"/>
      <w:jc w:val="right"/>
    </w:pPr>
    <w:rPr>
      <w:rFonts w:ascii="Times New Roman" w:hAnsi="Times New Roman"/>
      <w:szCs w:val="24"/>
    </w:rPr>
  </w:style>
  <w:style w:type="paragraph" w:customStyle="1" w:styleId="xl81">
    <w:name w:val="xl81"/>
    <w:basedOn w:val="Normal"/>
    <w:rsid w:val="002151CB"/>
    <w:pPr>
      <w:pBdr>
        <w:bottom w:val="single" w:sz="8" w:space="0" w:color="0000FF"/>
      </w:pBdr>
      <w:spacing w:before="100" w:beforeAutospacing="1" w:after="100" w:afterAutospacing="1"/>
      <w:jc w:val="right"/>
    </w:pPr>
    <w:rPr>
      <w:rFonts w:ascii="Times New Roman" w:hAnsi="Times New Roman"/>
      <w:szCs w:val="24"/>
    </w:rPr>
  </w:style>
  <w:style w:type="paragraph" w:customStyle="1" w:styleId="xl82">
    <w:name w:val="xl82"/>
    <w:basedOn w:val="Normal"/>
    <w:rsid w:val="002151CB"/>
    <w:pPr>
      <w:pBdr>
        <w:top w:val="single" w:sz="8" w:space="0" w:color="0000FF"/>
      </w:pBdr>
      <w:spacing w:before="100" w:beforeAutospacing="1" w:after="100" w:afterAutospacing="1"/>
      <w:jc w:val="right"/>
    </w:pPr>
    <w:rPr>
      <w:rFonts w:ascii="Times New Roman" w:hAnsi="Times New Roman"/>
      <w:szCs w:val="24"/>
    </w:rPr>
  </w:style>
  <w:style w:type="paragraph" w:customStyle="1" w:styleId="xl83">
    <w:name w:val="xl83"/>
    <w:basedOn w:val="Normal"/>
    <w:rsid w:val="002151CB"/>
    <w:pPr>
      <w:spacing w:before="100" w:beforeAutospacing="1" w:after="100" w:afterAutospacing="1"/>
      <w:jc w:val="right"/>
    </w:pPr>
    <w:rPr>
      <w:rFonts w:ascii="Times New Roman" w:hAnsi="Times New Roman"/>
      <w:szCs w:val="24"/>
    </w:rPr>
  </w:style>
  <w:style w:type="paragraph" w:customStyle="1" w:styleId="xl84">
    <w:name w:val="xl84"/>
    <w:basedOn w:val="Normal"/>
    <w:rsid w:val="002151CB"/>
    <w:pPr>
      <w:spacing w:before="100" w:beforeAutospacing="1" w:after="100" w:afterAutospacing="1"/>
      <w:jc w:val="right"/>
    </w:pPr>
    <w:rPr>
      <w:rFonts w:ascii="Times New Roman" w:hAnsi="Times New Roman"/>
      <w:szCs w:val="24"/>
    </w:rPr>
  </w:style>
  <w:style w:type="paragraph" w:customStyle="1" w:styleId="xl85">
    <w:name w:val="xl85"/>
    <w:basedOn w:val="Normal"/>
    <w:rsid w:val="002151CB"/>
    <w:pPr>
      <w:pBdr>
        <w:bottom w:val="single" w:sz="8" w:space="0" w:color="0000FF"/>
      </w:pBdr>
      <w:spacing w:before="100" w:beforeAutospacing="1" w:after="100" w:afterAutospacing="1"/>
      <w:jc w:val="right"/>
    </w:pPr>
    <w:rPr>
      <w:rFonts w:ascii="Times New Roman" w:hAnsi="Times New Roman"/>
      <w:szCs w:val="24"/>
    </w:rPr>
  </w:style>
  <w:style w:type="paragraph" w:customStyle="1" w:styleId="xl86">
    <w:name w:val="xl86"/>
    <w:basedOn w:val="Normal"/>
    <w:rsid w:val="002151CB"/>
    <w:pPr>
      <w:spacing w:before="100" w:beforeAutospacing="1" w:after="100" w:afterAutospacing="1"/>
      <w:jc w:val="right"/>
    </w:pPr>
    <w:rPr>
      <w:rFonts w:cs="Arial"/>
      <w:b/>
      <w:bCs/>
      <w:szCs w:val="24"/>
    </w:rPr>
  </w:style>
  <w:style w:type="paragraph" w:customStyle="1" w:styleId="xl87">
    <w:name w:val="xl87"/>
    <w:basedOn w:val="Normal"/>
    <w:rsid w:val="002151CB"/>
    <w:pPr>
      <w:spacing w:before="100" w:beforeAutospacing="1" w:after="100" w:afterAutospacing="1"/>
      <w:jc w:val="right"/>
    </w:pPr>
    <w:rPr>
      <w:rFonts w:cs="Arial"/>
      <w:b/>
      <w:bCs/>
      <w:szCs w:val="24"/>
    </w:rPr>
  </w:style>
  <w:style w:type="paragraph" w:customStyle="1" w:styleId="xl88">
    <w:name w:val="xl88"/>
    <w:basedOn w:val="Normal"/>
    <w:rsid w:val="002151CB"/>
    <w:pPr>
      <w:spacing w:before="100" w:beforeAutospacing="1" w:after="100" w:afterAutospacing="1"/>
      <w:jc w:val="right"/>
    </w:pPr>
    <w:rPr>
      <w:rFonts w:cs="Arial"/>
      <w:b/>
      <w:bCs/>
      <w:szCs w:val="24"/>
    </w:rPr>
  </w:style>
  <w:style w:type="paragraph" w:customStyle="1" w:styleId="xl89">
    <w:name w:val="xl89"/>
    <w:basedOn w:val="Normal"/>
    <w:rsid w:val="002151CB"/>
    <w:pPr>
      <w:shd w:val="clear" w:color="000000" w:fill="C0C0C0"/>
      <w:spacing w:before="100" w:beforeAutospacing="1" w:after="100" w:afterAutospacing="1"/>
    </w:pPr>
    <w:rPr>
      <w:rFonts w:cs="Arial"/>
      <w:b/>
      <w:bCs/>
      <w:szCs w:val="24"/>
    </w:rPr>
  </w:style>
  <w:style w:type="paragraph" w:customStyle="1" w:styleId="xl90">
    <w:name w:val="xl90"/>
    <w:basedOn w:val="Normal"/>
    <w:rsid w:val="002151CB"/>
    <w:pPr>
      <w:spacing w:before="100" w:beforeAutospacing="1" w:after="100" w:afterAutospacing="1"/>
      <w:jc w:val="right"/>
    </w:pPr>
    <w:rPr>
      <w:rFonts w:ascii="Times New Roman" w:hAnsi="Times New Roman"/>
      <w:szCs w:val="24"/>
    </w:rPr>
  </w:style>
  <w:style w:type="paragraph" w:customStyle="1" w:styleId="xl91">
    <w:name w:val="xl91"/>
    <w:basedOn w:val="Normal"/>
    <w:rsid w:val="002151CB"/>
    <w:pPr>
      <w:shd w:val="clear" w:color="000000" w:fill="C0C0C0"/>
      <w:spacing w:before="100" w:beforeAutospacing="1" w:after="100" w:afterAutospacing="1"/>
    </w:pPr>
    <w:rPr>
      <w:rFonts w:ascii="Times New Roman" w:hAnsi="Times New Roman"/>
      <w:szCs w:val="24"/>
    </w:rPr>
  </w:style>
  <w:style w:type="paragraph" w:customStyle="1" w:styleId="xl92">
    <w:name w:val="xl92"/>
    <w:basedOn w:val="Normal"/>
    <w:rsid w:val="002151CB"/>
    <w:pPr>
      <w:spacing w:before="100" w:beforeAutospacing="1" w:after="100" w:afterAutospacing="1"/>
    </w:pPr>
    <w:rPr>
      <w:rFonts w:cs="Arial"/>
      <w:i/>
      <w:iCs/>
      <w:color w:val="FF0000"/>
      <w:szCs w:val="24"/>
    </w:rPr>
  </w:style>
  <w:style w:type="paragraph" w:customStyle="1" w:styleId="xl93">
    <w:name w:val="xl93"/>
    <w:basedOn w:val="Normal"/>
    <w:rsid w:val="002151CB"/>
    <w:pPr>
      <w:shd w:val="clear" w:color="000000" w:fill="C0C0C0"/>
      <w:spacing w:before="100" w:beforeAutospacing="1" w:after="100" w:afterAutospacing="1"/>
    </w:pPr>
    <w:rPr>
      <w:rFonts w:cs="Arial"/>
      <w:szCs w:val="24"/>
    </w:rPr>
  </w:style>
  <w:style w:type="paragraph" w:customStyle="1" w:styleId="xl94">
    <w:name w:val="xl94"/>
    <w:basedOn w:val="Normal"/>
    <w:rsid w:val="002151CB"/>
    <w:pPr>
      <w:shd w:val="clear" w:color="000000" w:fill="C0C0C0"/>
      <w:spacing w:before="100" w:beforeAutospacing="1" w:after="100" w:afterAutospacing="1"/>
    </w:pPr>
    <w:rPr>
      <w:rFonts w:ascii="Times New Roman" w:hAnsi="Times New Roman"/>
      <w:szCs w:val="24"/>
    </w:rPr>
  </w:style>
  <w:style w:type="paragraph" w:customStyle="1" w:styleId="xl95">
    <w:name w:val="xl95"/>
    <w:basedOn w:val="Normal"/>
    <w:rsid w:val="002151CB"/>
    <w:pPr>
      <w:shd w:val="clear" w:color="000000" w:fill="C0C0C0"/>
      <w:spacing w:before="100" w:beforeAutospacing="1" w:after="100" w:afterAutospacing="1"/>
    </w:pPr>
    <w:rPr>
      <w:rFonts w:ascii="Times New Roman" w:hAnsi="Times New Roman"/>
      <w:szCs w:val="24"/>
    </w:rPr>
  </w:style>
  <w:style w:type="paragraph" w:customStyle="1" w:styleId="xl96">
    <w:name w:val="xl96"/>
    <w:basedOn w:val="Normal"/>
    <w:rsid w:val="002151CB"/>
    <w:pPr>
      <w:pBdr>
        <w:top w:val="single" w:sz="8" w:space="0" w:color="0000FF"/>
        <w:bottom w:val="single" w:sz="8" w:space="0" w:color="0000FF"/>
      </w:pBdr>
      <w:spacing w:before="100" w:beforeAutospacing="1" w:after="100" w:afterAutospacing="1"/>
    </w:pPr>
    <w:rPr>
      <w:rFonts w:ascii="Times New Roman" w:hAnsi="Times New Roman"/>
      <w:szCs w:val="24"/>
    </w:rPr>
  </w:style>
  <w:style w:type="paragraph" w:customStyle="1" w:styleId="xl98">
    <w:name w:val="xl98"/>
    <w:basedOn w:val="Normal"/>
    <w:rsid w:val="002151CB"/>
    <w:pPr>
      <w:pBdr>
        <w:top w:val="single" w:sz="8" w:space="0" w:color="0000FF"/>
        <w:left w:val="single" w:sz="8" w:space="0" w:color="0000FF"/>
        <w:bottom w:val="single" w:sz="8" w:space="0" w:color="0000FF"/>
      </w:pBdr>
      <w:spacing w:before="100" w:beforeAutospacing="1" w:after="100" w:afterAutospacing="1"/>
    </w:pPr>
    <w:rPr>
      <w:rFonts w:cs="Arial"/>
      <w:b/>
      <w:bCs/>
      <w:szCs w:val="24"/>
    </w:rPr>
  </w:style>
  <w:style w:type="paragraph" w:customStyle="1" w:styleId="xl99">
    <w:name w:val="xl99"/>
    <w:basedOn w:val="Normal"/>
    <w:rsid w:val="002151CB"/>
    <w:pPr>
      <w:pBdr>
        <w:top w:val="single" w:sz="8" w:space="0" w:color="0000FF"/>
        <w:bottom w:val="single" w:sz="8" w:space="0" w:color="0000FF"/>
      </w:pBdr>
      <w:spacing w:before="100" w:beforeAutospacing="1" w:after="100" w:afterAutospacing="1"/>
    </w:pPr>
    <w:rPr>
      <w:rFonts w:cs="Arial"/>
      <w:b/>
      <w:bCs/>
      <w:szCs w:val="24"/>
    </w:rPr>
  </w:style>
  <w:style w:type="paragraph" w:customStyle="1" w:styleId="xl100">
    <w:name w:val="xl100"/>
    <w:basedOn w:val="Normal"/>
    <w:rsid w:val="002151CB"/>
    <w:pPr>
      <w:pBdr>
        <w:top w:val="single" w:sz="8" w:space="0" w:color="0000FF"/>
        <w:bottom w:val="single" w:sz="8" w:space="0" w:color="0000FF"/>
      </w:pBdr>
      <w:spacing w:before="100" w:beforeAutospacing="1" w:after="100" w:afterAutospacing="1"/>
    </w:pPr>
    <w:rPr>
      <w:rFonts w:cs="Arial"/>
      <w:b/>
      <w:bCs/>
      <w:szCs w:val="24"/>
    </w:rPr>
  </w:style>
  <w:style w:type="paragraph" w:customStyle="1" w:styleId="xl101">
    <w:name w:val="xl101"/>
    <w:basedOn w:val="Normal"/>
    <w:rsid w:val="002151CB"/>
    <w:pPr>
      <w:spacing w:before="100" w:beforeAutospacing="1" w:after="100" w:afterAutospacing="1"/>
    </w:pPr>
    <w:rPr>
      <w:rFonts w:cs="Arial"/>
      <w:szCs w:val="24"/>
    </w:rPr>
  </w:style>
  <w:style w:type="paragraph" w:customStyle="1" w:styleId="xl102">
    <w:name w:val="xl102"/>
    <w:basedOn w:val="Normal"/>
    <w:rsid w:val="002151CB"/>
    <w:pPr>
      <w:pBdr>
        <w:left w:val="single" w:sz="8" w:space="0" w:color="0000FF"/>
      </w:pBdr>
      <w:spacing w:before="100" w:beforeAutospacing="1" w:after="100" w:afterAutospacing="1"/>
    </w:pPr>
    <w:rPr>
      <w:rFonts w:cs="Arial"/>
      <w:b/>
      <w:bCs/>
      <w:color w:val="000080"/>
      <w:szCs w:val="24"/>
    </w:rPr>
  </w:style>
  <w:style w:type="paragraph" w:customStyle="1" w:styleId="xl103">
    <w:name w:val="xl103"/>
    <w:basedOn w:val="Normal"/>
    <w:rsid w:val="002151CB"/>
    <w:pPr>
      <w:spacing w:before="100" w:beforeAutospacing="1" w:after="100" w:afterAutospacing="1"/>
    </w:pPr>
    <w:rPr>
      <w:rFonts w:cs="Arial"/>
      <w:color w:val="A6A6A6"/>
      <w:szCs w:val="24"/>
    </w:rPr>
  </w:style>
  <w:style w:type="paragraph" w:customStyle="1" w:styleId="xl104">
    <w:name w:val="xl104"/>
    <w:basedOn w:val="Normal"/>
    <w:rsid w:val="002151CB"/>
    <w:pPr>
      <w:shd w:val="clear" w:color="000000" w:fill="FFC000"/>
      <w:spacing w:before="100" w:beforeAutospacing="1" w:after="100" w:afterAutospacing="1"/>
    </w:pPr>
    <w:rPr>
      <w:rFonts w:ascii="Times New Roman" w:hAnsi="Times New Roman"/>
      <w:szCs w:val="24"/>
    </w:rPr>
  </w:style>
  <w:style w:type="paragraph" w:customStyle="1" w:styleId="xl105">
    <w:name w:val="xl105"/>
    <w:basedOn w:val="Normal"/>
    <w:rsid w:val="002151CB"/>
    <w:pPr>
      <w:spacing w:before="100" w:beforeAutospacing="1" w:after="100" w:afterAutospacing="1"/>
    </w:pPr>
    <w:rPr>
      <w:rFonts w:cs="Arial"/>
      <w:szCs w:val="24"/>
    </w:rPr>
  </w:style>
  <w:style w:type="paragraph" w:customStyle="1" w:styleId="xl106">
    <w:name w:val="xl106"/>
    <w:basedOn w:val="Normal"/>
    <w:rsid w:val="002151CB"/>
    <w:pPr>
      <w:pBdr>
        <w:left w:val="single" w:sz="8" w:space="0" w:color="0000FF"/>
      </w:pBdr>
      <w:spacing w:before="100" w:beforeAutospacing="1" w:after="100" w:afterAutospacing="1"/>
    </w:pPr>
    <w:rPr>
      <w:rFonts w:cs="Arial"/>
      <w:szCs w:val="24"/>
    </w:rPr>
  </w:style>
  <w:style w:type="paragraph" w:customStyle="1" w:styleId="xl107">
    <w:name w:val="xl107"/>
    <w:basedOn w:val="Normal"/>
    <w:rsid w:val="002151CB"/>
    <w:pPr>
      <w:spacing w:before="100" w:beforeAutospacing="1" w:after="100" w:afterAutospacing="1"/>
      <w:jc w:val="right"/>
    </w:pPr>
    <w:rPr>
      <w:rFonts w:cs="Arial"/>
      <w:szCs w:val="24"/>
    </w:rPr>
  </w:style>
  <w:style w:type="paragraph" w:customStyle="1" w:styleId="xl108">
    <w:name w:val="xl108"/>
    <w:basedOn w:val="Normal"/>
    <w:rsid w:val="002151CB"/>
    <w:pPr>
      <w:spacing w:before="100" w:beforeAutospacing="1" w:after="100" w:afterAutospacing="1"/>
    </w:pPr>
    <w:rPr>
      <w:rFonts w:cs="Arial"/>
      <w:szCs w:val="24"/>
    </w:rPr>
  </w:style>
  <w:style w:type="paragraph" w:customStyle="1" w:styleId="xl109">
    <w:name w:val="xl109"/>
    <w:basedOn w:val="Normal"/>
    <w:rsid w:val="002151CB"/>
    <w:pPr>
      <w:pBdr>
        <w:top w:val="single" w:sz="8" w:space="0" w:color="0000FF"/>
        <w:bottom w:val="single" w:sz="8" w:space="0" w:color="0000FF"/>
      </w:pBdr>
      <w:spacing w:before="100" w:beforeAutospacing="1" w:after="100" w:afterAutospacing="1"/>
    </w:pPr>
    <w:rPr>
      <w:rFonts w:cs="Arial"/>
      <w:i/>
      <w:iCs/>
      <w:color w:val="FF0000"/>
      <w:szCs w:val="24"/>
    </w:rPr>
  </w:style>
  <w:style w:type="paragraph" w:customStyle="1" w:styleId="xl110">
    <w:name w:val="xl110"/>
    <w:basedOn w:val="Normal"/>
    <w:rsid w:val="002151CB"/>
    <w:pPr>
      <w:pBdr>
        <w:top w:val="single" w:sz="8" w:space="0" w:color="0000FF"/>
        <w:bottom w:val="single" w:sz="8" w:space="0" w:color="0000FF"/>
      </w:pBdr>
      <w:spacing w:before="100" w:beforeAutospacing="1" w:after="100" w:afterAutospacing="1"/>
      <w:jc w:val="right"/>
    </w:pPr>
    <w:rPr>
      <w:rFonts w:ascii="Times New Roman" w:hAnsi="Times New Roman"/>
      <w:szCs w:val="24"/>
    </w:rPr>
  </w:style>
  <w:style w:type="paragraph" w:customStyle="1" w:styleId="xl111">
    <w:name w:val="xl111"/>
    <w:basedOn w:val="Normal"/>
    <w:rsid w:val="002151CB"/>
    <w:pPr>
      <w:pBdr>
        <w:top w:val="single" w:sz="8" w:space="0" w:color="0000FF"/>
        <w:bottom w:val="single" w:sz="8" w:space="0" w:color="0000FF"/>
      </w:pBdr>
      <w:spacing w:before="100" w:beforeAutospacing="1" w:after="100" w:afterAutospacing="1"/>
      <w:jc w:val="right"/>
    </w:pPr>
    <w:rPr>
      <w:rFonts w:ascii="Times New Roman" w:hAnsi="Times New Roman"/>
      <w:szCs w:val="24"/>
    </w:rPr>
  </w:style>
  <w:style w:type="paragraph" w:customStyle="1" w:styleId="xl112">
    <w:name w:val="xl112"/>
    <w:basedOn w:val="Normal"/>
    <w:rsid w:val="002151CB"/>
    <w:pPr>
      <w:spacing w:before="100" w:beforeAutospacing="1" w:after="100" w:afterAutospacing="1"/>
      <w:jc w:val="right"/>
    </w:pPr>
    <w:rPr>
      <w:rFonts w:cs="Arial"/>
      <w:szCs w:val="24"/>
    </w:rPr>
  </w:style>
  <w:style w:type="paragraph" w:customStyle="1" w:styleId="xl113">
    <w:name w:val="xl113"/>
    <w:basedOn w:val="Normal"/>
    <w:rsid w:val="002151CB"/>
    <w:pPr>
      <w:shd w:val="clear" w:color="000000" w:fill="BFBFBF"/>
      <w:spacing w:before="100" w:beforeAutospacing="1" w:after="100" w:afterAutospacing="1"/>
    </w:pPr>
    <w:rPr>
      <w:rFonts w:cs="Arial"/>
      <w:b/>
      <w:bCs/>
      <w:szCs w:val="24"/>
    </w:rPr>
  </w:style>
  <w:style w:type="paragraph" w:customStyle="1" w:styleId="xl114">
    <w:name w:val="xl114"/>
    <w:basedOn w:val="Normal"/>
    <w:rsid w:val="002151CB"/>
    <w:pPr>
      <w:spacing w:before="100" w:beforeAutospacing="1" w:after="100" w:afterAutospacing="1"/>
      <w:jc w:val="right"/>
    </w:pPr>
    <w:rPr>
      <w:rFonts w:ascii="Times New Roman" w:hAnsi="Times New Roman"/>
      <w:szCs w:val="24"/>
    </w:rPr>
  </w:style>
  <w:style w:type="paragraph" w:customStyle="1" w:styleId="xl115">
    <w:name w:val="xl115"/>
    <w:basedOn w:val="Normal"/>
    <w:rsid w:val="002151CB"/>
    <w:pPr>
      <w:pBdr>
        <w:bottom w:val="single" w:sz="8" w:space="0" w:color="0000FF"/>
      </w:pBdr>
      <w:spacing w:before="100" w:beforeAutospacing="1" w:after="100" w:afterAutospacing="1"/>
    </w:pPr>
    <w:rPr>
      <w:rFonts w:ascii="Times New Roman" w:hAnsi="Times New Roman"/>
      <w:szCs w:val="24"/>
    </w:rPr>
  </w:style>
  <w:style w:type="paragraph" w:customStyle="1" w:styleId="xl116">
    <w:name w:val="xl116"/>
    <w:basedOn w:val="Normal"/>
    <w:rsid w:val="002151CB"/>
    <w:pPr>
      <w:pBdr>
        <w:bottom w:val="single" w:sz="8" w:space="0" w:color="0000FF"/>
      </w:pBdr>
      <w:spacing w:before="100" w:beforeAutospacing="1" w:after="100" w:afterAutospacing="1"/>
      <w:jc w:val="right"/>
    </w:pPr>
    <w:rPr>
      <w:rFonts w:ascii="Times New Roman" w:hAnsi="Times New Roman"/>
      <w:szCs w:val="24"/>
    </w:rPr>
  </w:style>
  <w:style w:type="paragraph" w:customStyle="1" w:styleId="xl117">
    <w:name w:val="xl117"/>
    <w:basedOn w:val="Normal"/>
    <w:rsid w:val="002151CB"/>
    <w:pPr>
      <w:pBdr>
        <w:left w:val="single" w:sz="8" w:space="0" w:color="0000FF"/>
        <w:bottom w:val="single" w:sz="8" w:space="0" w:color="0000FF"/>
      </w:pBdr>
      <w:spacing w:before="100" w:beforeAutospacing="1" w:after="100" w:afterAutospacing="1"/>
    </w:pPr>
    <w:rPr>
      <w:rFonts w:cs="Arial"/>
      <w:szCs w:val="24"/>
    </w:rPr>
  </w:style>
  <w:style w:type="paragraph" w:customStyle="1" w:styleId="xl118">
    <w:name w:val="xl118"/>
    <w:basedOn w:val="Normal"/>
    <w:rsid w:val="002151CB"/>
    <w:pPr>
      <w:pBdr>
        <w:bottom w:val="single" w:sz="8" w:space="0" w:color="0000FF"/>
      </w:pBdr>
      <w:spacing w:before="100" w:beforeAutospacing="1" w:after="100" w:afterAutospacing="1"/>
    </w:pPr>
    <w:rPr>
      <w:rFonts w:cs="Arial"/>
      <w:szCs w:val="24"/>
    </w:rPr>
  </w:style>
  <w:style w:type="paragraph" w:customStyle="1" w:styleId="xl119">
    <w:name w:val="xl119"/>
    <w:basedOn w:val="Normal"/>
    <w:rsid w:val="002151CB"/>
    <w:pPr>
      <w:pBdr>
        <w:left w:val="single" w:sz="8" w:space="0" w:color="0000FF"/>
        <w:bottom w:val="single" w:sz="8" w:space="0" w:color="0000FF"/>
      </w:pBdr>
      <w:spacing w:before="100" w:beforeAutospacing="1" w:after="100" w:afterAutospacing="1"/>
    </w:pPr>
    <w:rPr>
      <w:rFonts w:cs="Arial"/>
      <w:b/>
      <w:bCs/>
      <w:color w:val="000080"/>
      <w:szCs w:val="24"/>
    </w:rPr>
  </w:style>
  <w:style w:type="paragraph" w:customStyle="1" w:styleId="xl120">
    <w:name w:val="xl120"/>
    <w:basedOn w:val="Normal"/>
    <w:rsid w:val="002151CB"/>
    <w:pPr>
      <w:spacing w:before="100" w:beforeAutospacing="1" w:after="100" w:afterAutospacing="1"/>
    </w:pPr>
    <w:rPr>
      <w:rFonts w:cs="Arial"/>
      <w:b/>
      <w:bCs/>
      <w:color w:val="FF0000"/>
      <w:szCs w:val="24"/>
    </w:rPr>
  </w:style>
  <w:style w:type="paragraph" w:customStyle="1" w:styleId="xl121">
    <w:name w:val="xl121"/>
    <w:basedOn w:val="Normal"/>
    <w:rsid w:val="002151CB"/>
    <w:pPr>
      <w:pBdr>
        <w:top w:val="single" w:sz="8" w:space="0" w:color="0000FF"/>
        <w:bottom w:val="single" w:sz="8" w:space="0" w:color="0000FF"/>
      </w:pBdr>
      <w:spacing w:before="100" w:beforeAutospacing="1" w:after="100" w:afterAutospacing="1"/>
    </w:pPr>
    <w:rPr>
      <w:rFonts w:ascii="Times New Roman" w:hAnsi="Times New Roman"/>
      <w:szCs w:val="24"/>
    </w:rPr>
  </w:style>
  <w:style w:type="paragraph" w:customStyle="1" w:styleId="xl122">
    <w:name w:val="xl122"/>
    <w:basedOn w:val="Normal"/>
    <w:rsid w:val="002151CB"/>
    <w:pPr>
      <w:pBdr>
        <w:top w:val="single" w:sz="8" w:space="0" w:color="0000FF"/>
      </w:pBdr>
      <w:spacing w:before="100" w:beforeAutospacing="1" w:after="100" w:afterAutospacing="1"/>
    </w:pPr>
    <w:rPr>
      <w:rFonts w:ascii="Times New Roman" w:hAnsi="Times New Roman"/>
      <w:szCs w:val="24"/>
    </w:rPr>
  </w:style>
  <w:style w:type="paragraph" w:customStyle="1" w:styleId="xl63">
    <w:name w:val="xl63"/>
    <w:basedOn w:val="Normal"/>
    <w:rsid w:val="002151CB"/>
    <w:pPr>
      <w:pBdr>
        <w:top w:val="single" w:sz="8" w:space="0" w:color="01467F"/>
        <w:left w:val="single" w:sz="8" w:space="0" w:color="01467F"/>
      </w:pBdr>
      <w:spacing w:before="100" w:beforeAutospacing="1" w:after="100" w:afterAutospacing="1"/>
    </w:pPr>
    <w:rPr>
      <w:rFonts w:ascii="Arial" w:hAnsi="Arial" w:cs="Arial"/>
      <w:b/>
      <w:bCs/>
      <w:i/>
      <w:iCs/>
      <w:sz w:val="16"/>
      <w:szCs w:val="16"/>
    </w:rPr>
  </w:style>
  <w:style w:type="paragraph" w:customStyle="1" w:styleId="xl64">
    <w:name w:val="xl64"/>
    <w:basedOn w:val="Normal"/>
    <w:rsid w:val="002151CB"/>
    <w:pPr>
      <w:pBdr>
        <w:top w:val="single" w:sz="8" w:space="0" w:color="01467F"/>
        <w:left w:val="single" w:sz="4" w:space="0" w:color="auto"/>
      </w:pBdr>
      <w:spacing w:before="100" w:beforeAutospacing="1" w:after="100" w:afterAutospacing="1"/>
    </w:pPr>
    <w:rPr>
      <w:rFonts w:ascii="Arial" w:hAnsi="Arial" w:cs="Arial"/>
      <w:b/>
      <w:bCs/>
      <w:i/>
      <w:iCs/>
      <w:sz w:val="16"/>
      <w:szCs w:val="16"/>
    </w:rPr>
  </w:style>
  <w:style w:type="paragraph" w:customStyle="1" w:styleId="xl65">
    <w:name w:val="xl65"/>
    <w:basedOn w:val="Normal"/>
    <w:rsid w:val="002151CB"/>
    <w:pPr>
      <w:pBdr>
        <w:top w:val="single" w:sz="8" w:space="0" w:color="01467F"/>
        <w:left w:val="single" w:sz="4" w:space="0" w:color="auto"/>
        <w:right w:val="single" w:sz="8" w:space="0" w:color="01467F"/>
      </w:pBdr>
      <w:spacing w:before="100" w:beforeAutospacing="1" w:after="100" w:afterAutospacing="1"/>
    </w:pPr>
    <w:rPr>
      <w:rFonts w:ascii="Arial" w:hAnsi="Arial" w:cs="Arial"/>
      <w:b/>
      <w:bCs/>
      <w:i/>
      <w:iCs/>
      <w:sz w:val="16"/>
      <w:szCs w:val="16"/>
    </w:rPr>
  </w:style>
  <w:style w:type="paragraph" w:customStyle="1" w:styleId="xl66">
    <w:name w:val="xl66"/>
    <w:basedOn w:val="Normal"/>
    <w:rsid w:val="002151CB"/>
    <w:pPr>
      <w:pBdr>
        <w:top w:val="single" w:sz="4" w:space="0" w:color="auto"/>
        <w:left w:val="single" w:sz="8" w:space="0" w:color="01467F"/>
      </w:pBdr>
      <w:spacing w:before="100" w:beforeAutospacing="1" w:after="100" w:afterAutospacing="1"/>
    </w:pPr>
    <w:rPr>
      <w:rFonts w:ascii="Arial" w:hAnsi="Arial" w:cs="Arial"/>
      <w:sz w:val="16"/>
      <w:szCs w:val="16"/>
    </w:rPr>
  </w:style>
  <w:style w:type="paragraph" w:customStyle="1" w:styleId="xl67">
    <w:name w:val="xl67"/>
    <w:basedOn w:val="Normal"/>
    <w:rsid w:val="002151CB"/>
    <w:pPr>
      <w:pBdr>
        <w:top w:val="single" w:sz="4" w:space="0" w:color="auto"/>
        <w:left w:val="single" w:sz="4" w:space="0" w:color="auto"/>
      </w:pBdr>
      <w:spacing w:before="100" w:beforeAutospacing="1" w:after="100" w:afterAutospacing="1"/>
    </w:pPr>
    <w:rPr>
      <w:rFonts w:ascii="Arial" w:hAnsi="Arial" w:cs="Arial"/>
      <w:sz w:val="16"/>
      <w:szCs w:val="16"/>
    </w:rPr>
  </w:style>
  <w:style w:type="paragraph" w:customStyle="1" w:styleId="xl68">
    <w:name w:val="xl68"/>
    <w:basedOn w:val="Normal"/>
    <w:rsid w:val="002151CB"/>
    <w:pPr>
      <w:pBdr>
        <w:top w:val="single" w:sz="4" w:space="0" w:color="auto"/>
        <w:left w:val="single" w:sz="4" w:space="0" w:color="auto"/>
        <w:right w:val="single" w:sz="8" w:space="0" w:color="01467F"/>
      </w:pBdr>
      <w:spacing w:before="100" w:beforeAutospacing="1" w:after="100" w:afterAutospacing="1"/>
    </w:pPr>
    <w:rPr>
      <w:rFonts w:ascii="Arial" w:hAnsi="Arial" w:cs="Arial"/>
      <w:sz w:val="16"/>
      <w:szCs w:val="16"/>
    </w:rPr>
  </w:style>
  <w:style w:type="paragraph" w:customStyle="1" w:styleId="xl69">
    <w:name w:val="xl69"/>
    <w:basedOn w:val="Normal"/>
    <w:rsid w:val="002151CB"/>
    <w:pPr>
      <w:pBdr>
        <w:top w:val="single" w:sz="4" w:space="0" w:color="auto"/>
        <w:left w:val="single" w:sz="4" w:space="0" w:color="auto"/>
      </w:pBdr>
      <w:spacing w:before="100" w:beforeAutospacing="1" w:after="100" w:afterAutospacing="1"/>
    </w:pPr>
    <w:rPr>
      <w:rFonts w:ascii="Arial" w:hAnsi="Arial" w:cs="Arial"/>
      <w:sz w:val="16"/>
      <w:szCs w:val="16"/>
    </w:rPr>
  </w:style>
  <w:style w:type="paragraph" w:customStyle="1" w:styleId="AddressBlock">
    <w:name w:val="Address Block"/>
    <w:basedOn w:val="Normal"/>
    <w:uiPriority w:val="99"/>
    <w:rsid w:val="002151CB"/>
    <w:pPr>
      <w:keepLines/>
      <w:autoSpaceDE w:val="0"/>
      <w:autoSpaceDN w:val="0"/>
      <w:adjustRightInd w:val="0"/>
      <w:spacing w:line="210" w:lineRule="atLeast"/>
      <w:textAlignment w:val="center"/>
    </w:pPr>
    <w:rPr>
      <w:rFonts w:ascii="HelveticaNeueLT Std Lt" w:hAnsi="HelveticaNeueLT Std Lt" w:cs="HelveticaNeueLT Std Lt"/>
      <w:color w:val="000000"/>
      <w:sz w:val="18"/>
      <w:szCs w:val="18"/>
    </w:rPr>
  </w:style>
  <w:style w:type="numbering" w:customStyle="1" w:styleId="NoList1">
    <w:name w:val="No List1"/>
    <w:next w:val="NoList"/>
    <w:uiPriority w:val="99"/>
    <w:semiHidden/>
    <w:unhideWhenUsed/>
    <w:rsid w:val="00DC36DA"/>
  </w:style>
  <w:style w:type="paragraph" w:customStyle="1" w:styleId="AddressBlockBackPageTemplate">
    <w:name w:val="Address Block (Back Page Template)"/>
    <w:basedOn w:val="Normal"/>
    <w:uiPriority w:val="99"/>
    <w:rsid w:val="000D45C7"/>
    <w:pPr>
      <w:keepLines/>
      <w:autoSpaceDE w:val="0"/>
      <w:autoSpaceDN w:val="0"/>
      <w:adjustRightInd w:val="0"/>
      <w:spacing w:line="200" w:lineRule="atLeast"/>
      <w:textAlignment w:val="center"/>
    </w:pPr>
    <w:rPr>
      <w:rFonts w:cs="Tahoma"/>
      <w:color w:val="000000"/>
      <w:sz w:val="16"/>
      <w:szCs w:val="16"/>
    </w:rPr>
  </w:style>
  <w:style w:type="paragraph" w:customStyle="1" w:styleId="TableParagraph">
    <w:name w:val="Table Paragraph"/>
    <w:basedOn w:val="Normal"/>
    <w:uiPriority w:val="1"/>
    <w:qFormat/>
    <w:rsid w:val="006A1316"/>
    <w:pPr>
      <w:widowControl w:val="0"/>
      <w:autoSpaceDE w:val="0"/>
      <w:autoSpaceDN w:val="0"/>
      <w:spacing w:before="59"/>
    </w:pPr>
    <w:rPr>
      <w:rFonts w:ascii="Arial" w:eastAsia="Arial" w:hAnsi="Arial" w:cs="Arial"/>
      <w:sz w:val="22"/>
      <w:szCs w:val="22"/>
    </w:rPr>
  </w:style>
  <w:style w:type="paragraph" w:customStyle="1" w:styleId="msonormal0">
    <w:name w:val="msonormal"/>
    <w:basedOn w:val="Normal"/>
    <w:rsid w:val="00FB6D46"/>
    <w:pPr>
      <w:spacing w:before="100" w:beforeAutospacing="1" w:after="100" w:afterAutospacing="1"/>
    </w:pPr>
    <w:rPr>
      <w:rFonts w:ascii="Times New Roman" w:hAnsi="Times New Roman"/>
      <w:szCs w:val="24"/>
    </w:rPr>
  </w:style>
  <w:style w:type="table" w:styleId="TableColumns3">
    <w:name w:val="Table Columns 3"/>
    <w:basedOn w:val="TableNormal"/>
    <w:rsid w:val="005C2C0C"/>
    <w:rPr>
      <w:rFonts w:eastAsia="Batang"/>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paragraph" w:customStyle="1" w:styleId="TableCheadTableStyles">
    <w:name w:val="Table_C_head (Table Styles)"/>
    <w:basedOn w:val="Normal"/>
    <w:autoRedefine/>
    <w:uiPriority w:val="99"/>
    <w:rsid w:val="005D6B4C"/>
    <w:pPr>
      <w:widowControl w:val="0"/>
      <w:tabs>
        <w:tab w:val="left" w:pos="1740"/>
        <w:tab w:val="left" w:pos="3480"/>
        <w:tab w:val="left" w:pos="5920"/>
        <w:tab w:val="right" w:pos="8880"/>
      </w:tabs>
      <w:suppressAutoHyphens/>
      <w:autoSpaceDE w:val="0"/>
      <w:autoSpaceDN w:val="0"/>
      <w:adjustRightInd w:val="0"/>
      <w:spacing w:line="220" w:lineRule="atLeast"/>
      <w:textAlignment w:val="center"/>
    </w:pPr>
    <w:rPr>
      <w:rFonts w:ascii="Arial" w:hAnsi="Arial" w:cs="Avenir-Heavy"/>
      <w:color w:val="FFFFFF"/>
      <w:sz w:val="18"/>
      <w:szCs w:val="18"/>
    </w:rPr>
  </w:style>
  <w:style w:type="paragraph" w:customStyle="1" w:styleId="TableCbodyTableStyles">
    <w:name w:val="Table_C_body (Table Styles)"/>
    <w:basedOn w:val="Normal"/>
    <w:uiPriority w:val="99"/>
    <w:rsid w:val="005D6B4C"/>
    <w:pPr>
      <w:widowControl w:val="0"/>
      <w:tabs>
        <w:tab w:val="left" w:pos="1740"/>
        <w:tab w:val="left" w:pos="3480"/>
        <w:tab w:val="left" w:pos="5920"/>
        <w:tab w:val="right" w:pos="8880"/>
      </w:tabs>
      <w:suppressAutoHyphens/>
      <w:autoSpaceDE w:val="0"/>
      <w:autoSpaceDN w:val="0"/>
      <w:adjustRightInd w:val="0"/>
      <w:spacing w:line="220" w:lineRule="atLeast"/>
      <w:textAlignment w:val="center"/>
    </w:pPr>
    <w:rPr>
      <w:rFonts w:ascii="Arial" w:hAnsi="Arial" w:cs="Avenir-Light"/>
      <w:color w:val="000000"/>
      <w:sz w:val="18"/>
      <w:szCs w:val="18"/>
    </w:rPr>
  </w:style>
  <w:style w:type="paragraph" w:styleId="TOCHeading">
    <w:name w:val="TOC Heading"/>
    <w:basedOn w:val="Heading1"/>
    <w:next w:val="Normal"/>
    <w:uiPriority w:val="39"/>
    <w:unhideWhenUsed/>
    <w:qFormat/>
    <w:rsid w:val="00014C44"/>
    <w:pPr>
      <w:keepLines/>
      <w:numPr>
        <w:numId w:val="0"/>
      </w:numPr>
      <w:spacing w:after="0" w:line="259" w:lineRule="auto"/>
      <w:jc w:val="left"/>
      <w:outlineLvl w:val="9"/>
    </w:pPr>
    <w:rPr>
      <w:rFonts w:asciiTheme="majorHAnsi" w:eastAsiaTheme="majorEastAsia" w:hAnsiTheme="majorHAnsi" w:cstheme="majorBidi"/>
      <w:b w:val="0"/>
      <w:color w:val="006297"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1800">
      <w:bodyDiv w:val="1"/>
      <w:marLeft w:val="0"/>
      <w:marRight w:val="0"/>
      <w:marTop w:val="0"/>
      <w:marBottom w:val="0"/>
      <w:divBdr>
        <w:top w:val="none" w:sz="0" w:space="0" w:color="auto"/>
        <w:left w:val="none" w:sz="0" w:space="0" w:color="auto"/>
        <w:bottom w:val="none" w:sz="0" w:space="0" w:color="auto"/>
        <w:right w:val="none" w:sz="0" w:space="0" w:color="auto"/>
      </w:divBdr>
    </w:div>
    <w:div w:id="49155001">
      <w:bodyDiv w:val="1"/>
      <w:marLeft w:val="0"/>
      <w:marRight w:val="0"/>
      <w:marTop w:val="0"/>
      <w:marBottom w:val="0"/>
      <w:divBdr>
        <w:top w:val="none" w:sz="0" w:space="0" w:color="auto"/>
        <w:left w:val="none" w:sz="0" w:space="0" w:color="auto"/>
        <w:bottom w:val="none" w:sz="0" w:space="0" w:color="auto"/>
        <w:right w:val="none" w:sz="0" w:space="0" w:color="auto"/>
      </w:divBdr>
    </w:div>
    <w:div w:id="50158733">
      <w:bodyDiv w:val="1"/>
      <w:marLeft w:val="0"/>
      <w:marRight w:val="0"/>
      <w:marTop w:val="0"/>
      <w:marBottom w:val="0"/>
      <w:divBdr>
        <w:top w:val="none" w:sz="0" w:space="0" w:color="auto"/>
        <w:left w:val="none" w:sz="0" w:space="0" w:color="auto"/>
        <w:bottom w:val="none" w:sz="0" w:space="0" w:color="auto"/>
        <w:right w:val="none" w:sz="0" w:space="0" w:color="auto"/>
      </w:divBdr>
    </w:div>
    <w:div w:id="50472316">
      <w:bodyDiv w:val="1"/>
      <w:marLeft w:val="0"/>
      <w:marRight w:val="0"/>
      <w:marTop w:val="0"/>
      <w:marBottom w:val="0"/>
      <w:divBdr>
        <w:top w:val="none" w:sz="0" w:space="0" w:color="auto"/>
        <w:left w:val="none" w:sz="0" w:space="0" w:color="auto"/>
        <w:bottom w:val="none" w:sz="0" w:space="0" w:color="auto"/>
        <w:right w:val="none" w:sz="0" w:space="0" w:color="auto"/>
      </w:divBdr>
    </w:div>
    <w:div w:id="62607761">
      <w:bodyDiv w:val="1"/>
      <w:marLeft w:val="0"/>
      <w:marRight w:val="0"/>
      <w:marTop w:val="0"/>
      <w:marBottom w:val="0"/>
      <w:divBdr>
        <w:top w:val="none" w:sz="0" w:space="0" w:color="auto"/>
        <w:left w:val="none" w:sz="0" w:space="0" w:color="auto"/>
        <w:bottom w:val="none" w:sz="0" w:space="0" w:color="auto"/>
        <w:right w:val="none" w:sz="0" w:space="0" w:color="auto"/>
      </w:divBdr>
    </w:div>
    <w:div w:id="69935265">
      <w:bodyDiv w:val="1"/>
      <w:marLeft w:val="0"/>
      <w:marRight w:val="0"/>
      <w:marTop w:val="0"/>
      <w:marBottom w:val="0"/>
      <w:divBdr>
        <w:top w:val="none" w:sz="0" w:space="0" w:color="auto"/>
        <w:left w:val="none" w:sz="0" w:space="0" w:color="auto"/>
        <w:bottom w:val="none" w:sz="0" w:space="0" w:color="auto"/>
        <w:right w:val="none" w:sz="0" w:space="0" w:color="auto"/>
      </w:divBdr>
    </w:div>
    <w:div w:id="74670047">
      <w:bodyDiv w:val="1"/>
      <w:marLeft w:val="0"/>
      <w:marRight w:val="0"/>
      <w:marTop w:val="0"/>
      <w:marBottom w:val="0"/>
      <w:divBdr>
        <w:top w:val="none" w:sz="0" w:space="0" w:color="auto"/>
        <w:left w:val="none" w:sz="0" w:space="0" w:color="auto"/>
        <w:bottom w:val="none" w:sz="0" w:space="0" w:color="auto"/>
        <w:right w:val="none" w:sz="0" w:space="0" w:color="auto"/>
      </w:divBdr>
    </w:div>
    <w:div w:id="86971739">
      <w:bodyDiv w:val="1"/>
      <w:marLeft w:val="0"/>
      <w:marRight w:val="0"/>
      <w:marTop w:val="0"/>
      <w:marBottom w:val="0"/>
      <w:divBdr>
        <w:top w:val="none" w:sz="0" w:space="0" w:color="auto"/>
        <w:left w:val="none" w:sz="0" w:space="0" w:color="auto"/>
        <w:bottom w:val="none" w:sz="0" w:space="0" w:color="auto"/>
        <w:right w:val="none" w:sz="0" w:space="0" w:color="auto"/>
      </w:divBdr>
    </w:div>
    <w:div w:id="99107825">
      <w:bodyDiv w:val="1"/>
      <w:marLeft w:val="0"/>
      <w:marRight w:val="0"/>
      <w:marTop w:val="0"/>
      <w:marBottom w:val="0"/>
      <w:divBdr>
        <w:top w:val="none" w:sz="0" w:space="0" w:color="auto"/>
        <w:left w:val="none" w:sz="0" w:space="0" w:color="auto"/>
        <w:bottom w:val="none" w:sz="0" w:space="0" w:color="auto"/>
        <w:right w:val="none" w:sz="0" w:space="0" w:color="auto"/>
      </w:divBdr>
    </w:div>
    <w:div w:id="99692600">
      <w:bodyDiv w:val="1"/>
      <w:marLeft w:val="0"/>
      <w:marRight w:val="0"/>
      <w:marTop w:val="0"/>
      <w:marBottom w:val="0"/>
      <w:divBdr>
        <w:top w:val="none" w:sz="0" w:space="0" w:color="auto"/>
        <w:left w:val="none" w:sz="0" w:space="0" w:color="auto"/>
        <w:bottom w:val="none" w:sz="0" w:space="0" w:color="auto"/>
        <w:right w:val="none" w:sz="0" w:space="0" w:color="auto"/>
      </w:divBdr>
    </w:div>
    <w:div w:id="118424939">
      <w:bodyDiv w:val="1"/>
      <w:marLeft w:val="0"/>
      <w:marRight w:val="0"/>
      <w:marTop w:val="0"/>
      <w:marBottom w:val="0"/>
      <w:divBdr>
        <w:top w:val="none" w:sz="0" w:space="0" w:color="auto"/>
        <w:left w:val="none" w:sz="0" w:space="0" w:color="auto"/>
        <w:bottom w:val="none" w:sz="0" w:space="0" w:color="auto"/>
        <w:right w:val="none" w:sz="0" w:space="0" w:color="auto"/>
      </w:divBdr>
    </w:div>
    <w:div w:id="123736144">
      <w:bodyDiv w:val="1"/>
      <w:marLeft w:val="0"/>
      <w:marRight w:val="0"/>
      <w:marTop w:val="0"/>
      <w:marBottom w:val="0"/>
      <w:divBdr>
        <w:top w:val="none" w:sz="0" w:space="0" w:color="auto"/>
        <w:left w:val="none" w:sz="0" w:space="0" w:color="auto"/>
        <w:bottom w:val="none" w:sz="0" w:space="0" w:color="auto"/>
        <w:right w:val="none" w:sz="0" w:space="0" w:color="auto"/>
      </w:divBdr>
    </w:div>
    <w:div w:id="149369246">
      <w:bodyDiv w:val="1"/>
      <w:marLeft w:val="0"/>
      <w:marRight w:val="0"/>
      <w:marTop w:val="0"/>
      <w:marBottom w:val="0"/>
      <w:divBdr>
        <w:top w:val="none" w:sz="0" w:space="0" w:color="auto"/>
        <w:left w:val="none" w:sz="0" w:space="0" w:color="auto"/>
        <w:bottom w:val="none" w:sz="0" w:space="0" w:color="auto"/>
        <w:right w:val="none" w:sz="0" w:space="0" w:color="auto"/>
      </w:divBdr>
    </w:div>
    <w:div w:id="155805557">
      <w:bodyDiv w:val="1"/>
      <w:marLeft w:val="0"/>
      <w:marRight w:val="0"/>
      <w:marTop w:val="0"/>
      <w:marBottom w:val="0"/>
      <w:divBdr>
        <w:top w:val="none" w:sz="0" w:space="0" w:color="auto"/>
        <w:left w:val="none" w:sz="0" w:space="0" w:color="auto"/>
        <w:bottom w:val="none" w:sz="0" w:space="0" w:color="auto"/>
        <w:right w:val="none" w:sz="0" w:space="0" w:color="auto"/>
      </w:divBdr>
    </w:div>
    <w:div w:id="156847333">
      <w:bodyDiv w:val="1"/>
      <w:marLeft w:val="0"/>
      <w:marRight w:val="0"/>
      <w:marTop w:val="0"/>
      <w:marBottom w:val="0"/>
      <w:divBdr>
        <w:top w:val="none" w:sz="0" w:space="0" w:color="auto"/>
        <w:left w:val="none" w:sz="0" w:space="0" w:color="auto"/>
        <w:bottom w:val="none" w:sz="0" w:space="0" w:color="auto"/>
        <w:right w:val="none" w:sz="0" w:space="0" w:color="auto"/>
      </w:divBdr>
    </w:div>
    <w:div w:id="160705865">
      <w:bodyDiv w:val="1"/>
      <w:marLeft w:val="0"/>
      <w:marRight w:val="0"/>
      <w:marTop w:val="0"/>
      <w:marBottom w:val="0"/>
      <w:divBdr>
        <w:top w:val="none" w:sz="0" w:space="0" w:color="auto"/>
        <w:left w:val="none" w:sz="0" w:space="0" w:color="auto"/>
        <w:bottom w:val="none" w:sz="0" w:space="0" w:color="auto"/>
        <w:right w:val="none" w:sz="0" w:space="0" w:color="auto"/>
      </w:divBdr>
    </w:div>
    <w:div w:id="166483693">
      <w:bodyDiv w:val="1"/>
      <w:marLeft w:val="0"/>
      <w:marRight w:val="0"/>
      <w:marTop w:val="0"/>
      <w:marBottom w:val="0"/>
      <w:divBdr>
        <w:top w:val="none" w:sz="0" w:space="0" w:color="auto"/>
        <w:left w:val="none" w:sz="0" w:space="0" w:color="auto"/>
        <w:bottom w:val="none" w:sz="0" w:space="0" w:color="auto"/>
        <w:right w:val="none" w:sz="0" w:space="0" w:color="auto"/>
      </w:divBdr>
    </w:div>
    <w:div w:id="198131712">
      <w:bodyDiv w:val="1"/>
      <w:marLeft w:val="0"/>
      <w:marRight w:val="0"/>
      <w:marTop w:val="0"/>
      <w:marBottom w:val="0"/>
      <w:divBdr>
        <w:top w:val="none" w:sz="0" w:space="0" w:color="auto"/>
        <w:left w:val="none" w:sz="0" w:space="0" w:color="auto"/>
        <w:bottom w:val="none" w:sz="0" w:space="0" w:color="auto"/>
        <w:right w:val="none" w:sz="0" w:space="0" w:color="auto"/>
      </w:divBdr>
    </w:div>
    <w:div w:id="200365992">
      <w:bodyDiv w:val="1"/>
      <w:marLeft w:val="0"/>
      <w:marRight w:val="0"/>
      <w:marTop w:val="0"/>
      <w:marBottom w:val="0"/>
      <w:divBdr>
        <w:top w:val="none" w:sz="0" w:space="0" w:color="auto"/>
        <w:left w:val="none" w:sz="0" w:space="0" w:color="auto"/>
        <w:bottom w:val="none" w:sz="0" w:space="0" w:color="auto"/>
        <w:right w:val="none" w:sz="0" w:space="0" w:color="auto"/>
      </w:divBdr>
    </w:div>
    <w:div w:id="203716499">
      <w:bodyDiv w:val="1"/>
      <w:marLeft w:val="0"/>
      <w:marRight w:val="0"/>
      <w:marTop w:val="0"/>
      <w:marBottom w:val="0"/>
      <w:divBdr>
        <w:top w:val="none" w:sz="0" w:space="0" w:color="auto"/>
        <w:left w:val="none" w:sz="0" w:space="0" w:color="auto"/>
        <w:bottom w:val="none" w:sz="0" w:space="0" w:color="auto"/>
        <w:right w:val="none" w:sz="0" w:space="0" w:color="auto"/>
      </w:divBdr>
    </w:div>
    <w:div w:id="214506627">
      <w:bodyDiv w:val="1"/>
      <w:marLeft w:val="0"/>
      <w:marRight w:val="0"/>
      <w:marTop w:val="0"/>
      <w:marBottom w:val="0"/>
      <w:divBdr>
        <w:top w:val="none" w:sz="0" w:space="0" w:color="auto"/>
        <w:left w:val="none" w:sz="0" w:space="0" w:color="auto"/>
        <w:bottom w:val="none" w:sz="0" w:space="0" w:color="auto"/>
        <w:right w:val="none" w:sz="0" w:space="0" w:color="auto"/>
      </w:divBdr>
    </w:div>
    <w:div w:id="217127132">
      <w:bodyDiv w:val="1"/>
      <w:marLeft w:val="0"/>
      <w:marRight w:val="0"/>
      <w:marTop w:val="0"/>
      <w:marBottom w:val="0"/>
      <w:divBdr>
        <w:top w:val="none" w:sz="0" w:space="0" w:color="auto"/>
        <w:left w:val="none" w:sz="0" w:space="0" w:color="auto"/>
        <w:bottom w:val="none" w:sz="0" w:space="0" w:color="auto"/>
        <w:right w:val="none" w:sz="0" w:space="0" w:color="auto"/>
      </w:divBdr>
    </w:div>
    <w:div w:id="229727932">
      <w:bodyDiv w:val="1"/>
      <w:marLeft w:val="0"/>
      <w:marRight w:val="0"/>
      <w:marTop w:val="0"/>
      <w:marBottom w:val="0"/>
      <w:divBdr>
        <w:top w:val="none" w:sz="0" w:space="0" w:color="auto"/>
        <w:left w:val="none" w:sz="0" w:space="0" w:color="auto"/>
        <w:bottom w:val="none" w:sz="0" w:space="0" w:color="auto"/>
        <w:right w:val="none" w:sz="0" w:space="0" w:color="auto"/>
      </w:divBdr>
    </w:div>
    <w:div w:id="249854090">
      <w:bodyDiv w:val="1"/>
      <w:marLeft w:val="0"/>
      <w:marRight w:val="0"/>
      <w:marTop w:val="0"/>
      <w:marBottom w:val="0"/>
      <w:divBdr>
        <w:top w:val="none" w:sz="0" w:space="0" w:color="auto"/>
        <w:left w:val="none" w:sz="0" w:space="0" w:color="auto"/>
        <w:bottom w:val="none" w:sz="0" w:space="0" w:color="auto"/>
        <w:right w:val="none" w:sz="0" w:space="0" w:color="auto"/>
      </w:divBdr>
    </w:div>
    <w:div w:id="262617072">
      <w:bodyDiv w:val="1"/>
      <w:marLeft w:val="0"/>
      <w:marRight w:val="0"/>
      <w:marTop w:val="0"/>
      <w:marBottom w:val="0"/>
      <w:divBdr>
        <w:top w:val="none" w:sz="0" w:space="0" w:color="auto"/>
        <w:left w:val="none" w:sz="0" w:space="0" w:color="auto"/>
        <w:bottom w:val="none" w:sz="0" w:space="0" w:color="auto"/>
        <w:right w:val="none" w:sz="0" w:space="0" w:color="auto"/>
      </w:divBdr>
    </w:div>
    <w:div w:id="262688509">
      <w:bodyDiv w:val="1"/>
      <w:marLeft w:val="0"/>
      <w:marRight w:val="0"/>
      <w:marTop w:val="0"/>
      <w:marBottom w:val="0"/>
      <w:divBdr>
        <w:top w:val="none" w:sz="0" w:space="0" w:color="auto"/>
        <w:left w:val="none" w:sz="0" w:space="0" w:color="auto"/>
        <w:bottom w:val="none" w:sz="0" w:space="0" w:color="auto"/>
        <w:right w:val="none" w:sz="0" w:space="0" w:color="auto"/>
      </w:divBdr>
    </w:div>
    <w:div w:id="265625736">
      <w:bodyDiv w:val="1"/>
      <w:marLeft w:val="0"/>
      <w:marRight w:val="0"/>
      <w:marTop w:val="0"/>
      <w:marBottom w:val="0"/>
      <w:divBdr>
        <w:top w:val="none" w:sz="0" w:space="0" w:color="auto"/>
        <w:left w:val="none" w:sz="0" w:space="0" w:color="auto"/>
        <w:bottom w:val="none" w:sz="0" w:space="0" w:color="auto"/>
        <w:right w:val="none" w:sz="0" w:space="0" w:color="auto"/>
      </w:divBdr>
    </w:div>
    <w:div w:id="270628876">
      <w:bodyDiv w:val="1"/>
      <w:marLeft w:val="0"/>
      <w:marRight w:val="0"/>
      <w:marTop w:val="0"/>
      <w:marBottom w:val="0"/>
      <w:divBdr>
        <w:top w:val="none" w:sz="0" w:space="0" w:color="auto"/>
        <w:left w:val="none" w:sz="0" w:space="0" w:color="auto"/>
        <w:bottom w:val="none" w:sz="0" w:space="0" w:color="auto"/>
        <w:right w:val="none" w:sz="0" w:space="0" w:color="auto"/>
      </w:divBdr>
    </w:div>
    <w:div w:id="282425320">
      <w:bodyDiv w:val="1"/>
      <w:marLeft w:val="0"/>
      <w:marRight w:val="0"/>
      <w:marTop w:val="0"/>
      <w:marBottom w:val="0"/>
      <w:divBdr>
        <w:top w:val="none" w:sz="0" w:space="0" w:color="auto"/>
        <w:left w:val="none" w:sz="0" w:space="0" w:color="auto"/>
        <w:bottom w:val="none" w:sz="0" w:space="0" w:color="auto"/>
        <w:right w:val="none" w:sz="0" w:space="0" w:color="auto"/>
      </w:divBdr>
    </w:div>
    <w:div w:id="295725303">
      <w:bodyDiv w:val="1"/>
      <w:marLeft w:val="0"/>
      <w:marRight w:val="0"/>
      <w:marTop w:val="0"/>
      <w:marBottom w:val="0"/>
      <w:divBdr>
        <w:top w:val="none" w:sz="0" w:space="0" w:color="auto"/>
        <w:left w:val="none" w:sz="0" w:space="0" w:color="auto"/>
        <w:bottom w:val="none" w:sz="0" w:space="0" w:color="auto"/>
        <w:right w:val="none" w:sz="0" w:space="0" w:color="auto"/>
      </w:divBdr>
    </w:div>
    <w:div w:id="317072128">
      <w:bodyDiv w:val="1"/>
      <w:marLeft w:val="0"/>
      <w:marRight w:val="0"/>
      <w:marTop w:val="0"/>
      <w:marBottom w:val="0"/>
      <w:divBdr>
        <w:top w:val="none" w:sz="0" w:space="0" w:color="auto"/>
        <w:left w:val="none" w:sz="0" w:space="0" w:color="auto"/>
        <w:bottom w:val="none" w:sz="0" w:space="0" w:color="auto"/>
        <w:right w:val="none" w:sz="0" w:space="0" w:color="auto"/>
      </w:divBdr>
    </w:div>
    <w:div w:id="341511438">
      <w:bodyDiv w:val="1"/>
      <w:marLeft w:val="0"/>
      <w:marRight w:val="0"/>
      <w:marTop w:val="0"/>
      <w:marBottom w:val="0"/>
      <w:divBdr>
        <w:top w:val="none" w:sz="0" w:space="0" w:color="auto"/>
        <w:left w:val="none" w:sz="0" w:space="0" w:color="auto"/>
        <w:bottom w:val="none" w:sz="0" w:space="0" w:color="auto"/>
        <w:right w:val="none" w:sz="0" w:space="0" w:color="auto"/>
      </w:divBdr>
    </w:div>
    <w:div w:id="375012871">
      <w:bodyDiv w:val="1"/>
      <w:marLeft w:val="0"/>
      <w:marRight w:val="0"/>
      <w:marTop w:val="0"/>
      <w:marBottom w:val="0"/>
      <w:divBdr>
        <w:top w:val="none" w:sz="0" w:space="0" w:color="auto"/>
        <w:left w:val="none" w:sz="0" w:space="0" w:color="auto"/>
        <w:bottom w:val="none" w:sz="0" w:space="0" w:color="auto"/>
        <w:right w:val="none" w:sz="0" w:space="0" w:color="auto"/>
      </w:divBdr>
    </w:div>
    <w:div w:id="394285472">
      <w:bodyDiv w:val="1"/>
      <w:marLeft w:val="0"/>
      <w:marRight w:val="0"/>
      <w:marTop w:val="0"/>
      <w:marBottom w:val="0"/>
      <w:divBdr>
        <w:top w:val="none" w:sz="0" w:space="0" w:color="auto"/>
        <w:left w:val="none" w:sz="0" w:space="0" w:color="auto"/>
        <w:bottom w:val="none" w:sz="0" w:space="0" w:color="auto"/>
        <w:right w:val="none" w:sz="0" w:space="0" w:color="auto"/>
      </w:divBdr>
    </w:div>
    <w:div w:id="394357016">
      <w:bodyDiv w:val="1"/>
      <w:marLeft w:val="0"/>
      <w:marRight w:val="0"/>
      <w:marTop w:val="0"/>
      <w:marBottom w:val="0"/>
      <w:divBdr>
        <w:top w:val="none" w:sz="0" w:space="0" w:color="auto"/>
        <w:left w:val="none" w:sz="0" w:space="0" w:color="auto"/>
        <w:bottom w:val="none" w:sz="0" w:space="0" w:color="auto"/>
        <w:right w:val="none" w:sz="0" w:space="0" w:color="auto"/>
      </w:divBdr>
    </w:div>
    <w:div w:id="400835797">
      <w:bodyDiv w:val="1"/>
      <w:marLeft w:val="0"/>
      <w:marRight w:val="0"/>
      <w:marTop w:val="0"/>
      <w:marBottom w:val="0"/>
      <w:divBdr>
        <w:top w:val="none" w:sz="0" w:space="0" w:color="auto"/>
        <w:left w:val="none" w:sz="0" w:space="0" w:color="auto"/>
        <w:bottom w:val="none" w:sz="0" w:space="0" w:color="auto"/>
        <w:right w:val="none" w:sz="0" w:space="0" w:color="auto"/>
      </w:divBdr>
    </w:div>
    <w:div w:id="411706135">
      <w:bodyDiv w:val="1"/>
      <w:marLeft w:val="0"/>
      <w:marRight w:val="0"/>
      <w:marTop w:val="0"/>
      <w:marBottom w:val="0"/>
      <w:divBdr>
        <w:top w:val="none" w:sz="0" w:space="0" w:color="auto"/>
        <w:left w:val="none" w:sz="0" w:space="0" w:color="auto"/>
        <w:bottom w:val="none" w:sz="0" w:space="0" w:color="auto"/>
        <w:right w:val="none" w:sz="0" w:space="0" w:color="auto"/>
      </w:divBdr>
    </w:div>
    <w:div w:id="423235189">
      <w:bodyDiv w:val="1"/>
      <w:marLeft w:val="0"/>
      <w:marRight w:val="0"/>
      <w:marTop w:val="0"/>
      <w:marBottom w:val="0"/>
      <w:divBdr>
        <w:top w:val="none" w:sz="0" w:space="0" w:color="auto"/>
        <w:left w:val="none" w:sz="0" w:space="0" w:color="auto"/>
        <w:bottom w:val="none" w:sz="0" w:space="0" w:color="auto"/>
        <w:right w:val="none" w:sz="0" w:space="0" w:color="auto"/>
      </w:divBdr>
    </w:div>
    <w:div w:id="426081236">
      <w:bodyDiv w:val="1"/>
      <w:marLeft w:val="0"/>
      <w:marRight w:val="0"/>
      <w:marTop w:val="0"/>
      <w:marBottom w:val="0"/>
      <w:divBdr>
        <w:top w:val="none" w:sz="0" w:space="0" w:color="auto"/>
        <w:left w:val="none" w:sz="0" w:space="0" w:color="auto"/>
        <w:bottom w:val="none" w:sz="0" w:space="0" w:color="auto"/>
        <w:right w:val="none" w:sz="0" w:space="0" w:color="auto"/>
      </w:divBdr>
    </w:div>
    <w:div w:id="427124142">
      <w:bodyDiv w:val="1"/>
      <w:marLeft w:val="0"/>
      <w:marRight w:val="0"/>
      <w:marTop w:val="0"/>
      <w:marBottom w:val="0"/>
      <w:divBdr>
        <w:top w:val="none" w:sz="0" w:space="0" w:color="auto"/>
        <w:left w:val="none" w:sz="0" w:space="0" w:color="auto"/>
        <w:bottom w:val="none" w:sz="0" w:space="0" w:color="auto"/>
        <w:right w:val="none" w:sz="0" w:space="0" w:color="auto"/>
      </w:divBdr>
    </w:div>
    <w:div w:id="434636877">
      <w:bodyDiv w:val="1"/>
      <w:marLeft w:val="0"/>
      <w:marRight w:val="0"/>
      <w:marTop w:val="0"/>
      <w:marBottom w:val="0"/>
      <w:divBdr>
        <w:top w:val="none" w:sz="0" w:space="0" w:color="auto"/>
        <w:left w:val="none" w:sz="0" w:space="0" w:color="auto"/>
        <w:bottom w:val="none" w:sz="0" w:space="0" w:color="auto"/>
        <w:right w:val="none" w:sz="0" w:space="0" w:color="auto"/>
      </w:divBdr>
    </w:div>
    <w:div w:id="441266644">
      <w:bodyDiv w:val="1"/>
      <w:marLeft w:val="0"/>
      <w:marRight w:val="0"/>
      <w:marTop w:val="0"/>
      <w:marBottom w:val="0"/>
      <w:divBdr>
        <w:top w:val="none" w:sz="0" w:space="0" w:color="auto"/>
        <w:left w:val="none" w:sz="0" w:space="0" w:color="auto"/>
        <w:bottom w:val="none" w:sz="0" w:space="0" w:color="auto"/>
        <w:right w:val="none" w:sz="0" w:space="0" w:color="auto"/>
      </w:divBdr>
    </w:div>
    <w:div w:id="442312492">
      <w:bodyDiv w:val="1"/>
      <w:marLeft w:val="0"/>
      <w:marRight w:val="0"/>
      <w:marTop w:val="0"/>
      <w:marBottom w:val="0"/>
      <w:divBdr>
        <w:top w:val="none" w:sz="0" w:space="0" w:color="auto"/>
        <w:left w:val="none" w:sz="0" w:space="0" w:color="auto"/>
        <w:bottom w:val="none" w:sz="0" w:space="0" w:color="auto"/>
        <w:right w:val="none" w:sz="0" w:space="0" w:color="auto"/>
      </w:divBdr>
    </w:div>
    <w:div w:id="442576851">
      <w:bodyDiv w:val="1"/>
      <w:marLeft w:val="0"/>
      <w:marRight w:val="0"/>
      <w:marTop w:val="0"/>
      <w:marBottom w:val="0"/>
      <w:divBdr>
        <w:top w:val="none" w:sz="0" w:space="0" w:color="auto"/>
        <w:left w:val="none" w:sz="0" w:space="0" w:color="auto"/>
        <w:bottom w:val="none" w:sz="0" w:space="0" w:color="auto"/>
        <w:right w:val="none" w:sz="0" w:space="0" w:color="auto"/>
      </w:divBdr>
    </w:div>
    <w:div w:id="462044841">
      <w:bodyDiv w:val="1"/>
      <w:marLeft w:val="0"/>
      <w:marRight w:val="0"/>
      <w:marTop w:val="0"/>
      <w:marBottom w:val="0"/>
      <w:divBdr>
        <w:top w:val="none" w:sz="0" w:space="0" w:color="auto"/>
        <w:left w:val="none" w:sz="0" w:space="0" w:color="auto"/>
        <w:bottom w:val="none" w:sz="0" w:space="0" w:color="auto"/>
        <w:right w:val="none" w:sz="0" w:space="0" w:color="auto"/>
      </w:divBdr>
    </w:div>
    <w:div w:id="465851172">
      <w:bodyDiv w:val="1"/>
      <w:marLeft w:val="0"/>
      <w:marRight w:val="0"/>
      <w:marTop w:val="0"/>
      <w:marBottom w:val="0"/>
      <w:divBdr>
        <w:top w:val="none" w:sz="0" w:space="0" w:color="auto"/>
        <w:left w:val="none" w:sz="0" w:space="0" w:color="auto"/>
        <w:bottom w:val="none" w:sz="0" w:space="0" w:color="auto"/>
        <w:right w:val="none" w:sz="0" w:space="0" w:color="auto"/>
      </w:divBdr>
    </w:div>
    <w:div w:id="469595783">
      <w:bodyDiv w:val="1"/>
      <w:marLeft w:val="0"/>
      <w:marRight w:val="0"/>
      <w:marTop w:val="0"/>
      <w:marBottom w:val="0"/>
      <w:divBdr>
        <w:top w:val="none" w:sz="0" w:space="0" w:color="auto"/>
        <w:left w:val="none" w:sz="0" w:space="0" w:color="auto"/>
        <w:bottom w:val="none" w:sz="0" w:space="0" w:color="auto"/>
        <w:right w:val="none" w:sz="0" w:space="0" w:color="auto"/>
      </w:divBdr>
    </w:div>
    <w:div w:id="470825502">
      <w:bodyDiv w:val="1"/>
      <w:marLeft w:val="0"/>
      <w:marRight w:val="0"/>
      <w:marTop w:val="0"/>
      <w:marBottom w:val="0"/>
      <w:divBdr>
        <w:top w:val="none" w:sz="0" w:space="0" w:color="auto"/>
        <w:left w:val="none" w:sz="0" w:space="0" w:color="auto"/>
        <w:bottom w:val="none" w:sz="0" w:space="0" w:color="auto"/>
        <w:right w:val="none" w:sz="0" w:space="0" w:color="auto"/>
      </w:divBdr>
    </w:div>
    <w:div w:id="477767062">
      <w:bodyDiv w:val="1"/>
      <w:marLeft w:val="0"/>
      <w:marRight w:val="0"/>
      <w:marTop w:val="0"/>
      <w:marBottom w:val="0"/>
      <w:divBdr>
        <w:top w:val="none" w:sz="0" w:space="0" w:color="auto"/>
        <w:left w:val="none" w:sz="0" w:space="0" w:color="auto"/>
        <w:bottom w:val="none" w:sz="0" w:space="0" w:color="auto"/>
        <w:right w:val="none" w:sz="0" w:space="0" w:color="auto"/>
      </w:divBdr>
    </w:div>
    <w:div w:id="484735713">
      <w:bodyDiv w:val="1"/>
      <w:marLeft w:val="0"/>
      <w:marRight w:val="0"/>
      <w:marTop w:val="0"/>
      <w:marBottom w:val="0"/>
      <w:divBdr>
        <w:top w:val="none" w:sz="0" w:space="0" w:color="auto"/>
        <w:left w:val="none" w:sz="0" w:space="0" w:color="auto"/>
        <w:bottom w:val="none" w:sz="0" w:space="0" w:color="auto"/>
        <w:right w:val="none" w:sz="0" w:space="0" w:color="auto"/>
      </w:divBdr>
    </w:div>
    <w:div w:id="484787743">
      <w:bodyDiv w:val="1"/>
      <w:marLeft w:val="0"/>
      <w:marRight w:val="0"/>
      <w:marTop w:val="0"/>
      <w:marBottom w:val="0"/>
      <w:divBdr>
        <w:top w:val="none" w:sz="0" w:space="0" w:color="auto"/>
        <w:left w:val="none" w:sz="0" w:space="0" w:color="auto"/>
        <w:bottom w:val="none" w:sz="0" w:space="0" w:color="auto"/>
        <w:right w:val="none" w:sz="0" w:space="0" w:color="auto"/>
      </w:divBdr>
    </w:div>
    <w:div w:id="498424337">
      <w:bodyDiv w:val="1"/>
      <w:marLeft w:val="0"/>
      <w:marRight w:val="0"/>
      <w:marTop w:val="0"/>
      <w:marBottom w:val="0"/>
      <w:divBdr>
        <w:top w:val="none" w:sz="0" w:space="0" w:color="auto"/>
        <w:left w:val="none" w:sz="0" w:space="0" w:color="auto"/>
        <w:bottom w:val="none" w:sz="0" w:space="0" w:color="auto"/>
        <w:right w:val="none" w:sz="0" w:space="0" w:color="auto"/>
      </w:divBdr>
    </w:div>
    <w:div w:id="510684715">
      <w:bodyDiv w:val="1"/>
      <w:marLeft w:val="0"/>
      <w:marRight w:val="0"/>
      <w:marTop w:val="0"/>
      <w:marBottom w:val="0"/>
      <w:divBdr>
        <w:top w:val="none" w:sz="0" w:space="0" w:color="auto"/>
        <w:left w:val="none" w:sz="0" w:space="0" w:color="auto"/>
        <w:bottom w:val="none" w:sz="0" w:space="0" w:color="auto"/>
        <w:right w:val="none" w:sz="0" w:space="0" w:color="auto"/>
      </w:divBdr>
    </w:div>
    <w:div w:id="510805024">
      <w:bodyDiv w:val="1"/>
      <w:marLeft w:val="0"/>
      <w:marRight w:val="0"/>
      <w:marTop w:val="0"/>
      <w:marBottom w:val="0"/>
      <w:divBdr>
        <w:top w:val="none" w:sz="0" w:space="0" w:color="auto"/>
        <w:left w:val="none" w:sz="0" w:space="0" w:color="auto"/>
        <w:bottom w:val="none" w:sz="0" w:space="0" w:color="auto"/>
        <w:right w:val="none" w:sz="0" w:space="0" w:color="auto"/>
      </w:divBdr>
    </w:div>
    <w:div w:id="529950000">
      <w:bodyDiv w:val="1"/>
      <w:marLeft w:val="0"/>
      <w:marRight w:val="0"/>
      <w:marTop w:val="0"/>
      <w:marBottom w:val="0"/>
      <w:divBdr>
        <w:top w:val="none" w:sz="0" w:space="0" w:color="auto"/>
        <w:left w:val="none" w:sz="0" w:space="0" w:color="auto"/>
        <w:bottom w:val="none" w:sz="0" w:space="0" w:color="auto"/>
        <w:right w:val="none" w:sz="0" w:space="0" w:color="auto"/>
      </w:divBdr>
    </w:div>
    <w:div w:id="545456190">
      <w:bodyDiv w:val="1"/>
      <w:marLeft w:val="0"/>
      <w:marRight w:val="0"/>
      <w:marTop w:val="0"/>
      <w:marBottom w:val="0"/>
      <w:divBdr>
        <w:top w:val="none" w:sz="0" w:space="0" w:color="auto"/>
        <w:left w:val="none" w:sz="0" w:space="0" w:color="auto"/>
        <w:bottom w:val="none" w:sz="0" w:space="0" w:color="auto"/>
        <w:right w:val="none" w:sz="0" w:space="0" w:color="auto"/>
      </w:divBdr>
    </w:div>
    <w:div w:id="552893125">
      <w:bodyDiv w:val="1"/>
      <w:marLeft w:val="0"/>
      <w:marRight w:val="0"/>
      <w:marTop w:val="0"/>
      <w:marBottom w:val="0"/>
      <w:divBdr>
        <w:top w:val="none" w:sz="0" w:space="0" w:color="auto"/>
        <w:left w:val="none" w:sz="0" w:space="0" w:color="auto"/>
        <w:bottom w:val="none" w:sz="0" w:space="0" w:color="auto"/>
        <w:right w:val="none" w:sz="0" w:space="0" w:color="auto"/>
      </w:divBdr>
    </w:div>
    <w:div w:id="573586060">
      <w:bodyDiv w:val="1"/>
      <w:marLeft w:val="0"/>
      <w:marRight w:val="0"/>
      <w:marTop w:val="0"/>
      <w:marBottom w:val="0"/>
      <w:divBdr>
        <w:top w:val="none" w:sz="0" w:space="0" w:color="auto"/>
        <w:left w:val="none" w:sz="0" w:space="0" w:color="auto"/>
        <w:bottom w:val="none" w:sz="0" w:space="0" w:color="auto"/>
        <w:right w:val="none" w:sz="0" w:space="0" w:color="auto"/>
      </w:divBdr>
    </w:div>
    <w:div w:id="579827323">
      <w:bodyDiv w:val="1"/>
      <w:marLeft w:val="0"/>
      <w:marRight w:val="0"/>
      <w:marTop w:val="0"/>
      <w:marBottom w:val="0"/>
      <w:divBdr>
        <w:top w:val="none" w:sz="0" w:space="0" w:color="auto"/>
        <w:left w:val="none" w:sz="0" w:space="0" w:color="auto"/>
        <w:bottom w:val="none" w:sz="0" w:space="0" w:color="auto"/>
        <w:right w:val="none" w:sz="0" w:space="0" w:color="auto"/>
      </w:divBdr>
    </w:div>
    <w:div w:id="581304790">
      <w:bodyDiv w:val="1"/>
      <w:marLeft w:val="0"/>
      <w:marRight w:val="0"/>
      <w:marTop w:val="0"/>
      <w:marBottom w:val="0"/>
      <w:divBdr>
        <w:top w:val="none" w:sz="0" w:space="0" w:color="auto"/>
        <w:left w:val="none" w:sz="0" w:space="0" w:color="auto"/>
        <w:bottom w:val="none" w:sz="0" w:space="0" w:color="auto"/>
        <w:right w:val="none" w:sz="0" w:space="0" w:color="auto"/>
      </w:divBdr>
    </w:div>
    <w:div w:id="610210059">
      <w:bodyDiv w:val="1"/>
      <w:marLeft w:val="0"/>
      <w:marRight w:val="0"/>
      <w:marTop w:val="0"/>
      <w:marBottom w:val="0"/>
      <w:divBdr>
        <w:top w:val="none" w:sz="0" w:space="0" w:color="auto"/>
        <w:left w:val="none" w:sz="0" w:space="0" w:color="auto"/>
        <w:bottom w:val="none" w:sz="0" w:space="0" w:color="auto"/>
        <w:right w:val="none" w:sz="0" w:space="0" w:color="auto"/>
      </w:divBdr>
    </w:div>
    <w:div w:id="614950191">
      <w:bodyDiv w:val="1"/>
      <w:marLeft w:val="0"/>
      <w:marRight w:val="0"/>
      <w:marTop w:val="0"/>
      <w:marBottom w:val="0"/>
      <w:divBdr>
        <w:top w:val="none" w:sz="0" w:space="0" w:color="auto"/>
        <w:left w:val="none" w:sz="0" w:space="0" w:color="auto"/>
        <w:bottom w:val="none" w:sz="0" w:space="0" w:color="auto"/>
        <w:right w:val="none" w:sz="0" w:space="0" w:color="auto"/>
      </w:divBdr>
    </w:div>
    <w:div w:id="624124363">
      <w:bodyDiv w:val="1"/>
      <w:marLeft w:val="0"/>
      <w:marRight w:val="0"/>
      <w:marTop w:val="0"/>
      <w:marBottom w:val="0"/>
      <w:divBdr>
        <w:top w:val="none" w:sz="0" w:space="0" w:color="auto"/>
        <w:left w:val="none" w:sz="0" w:space="0" w:color="auto"/>
        <w:bottom w:val="none" w:sz="0" w:space="0" w:color="auto"/>
        <w:right w:val="none" w:sz="0" w:space="0" w:color="auto"/>
      </w:divBdr>
    </w:div>
    <w:div w:id="627661921">
      <w:bodyDiv w:val="1"/>
      <w:marLeft w:val="0"/>
      <w:marRight w:val="0"/>
      <w:marTop w:val="0"/>
      <w:marBottom w:val="0"/>
      <w:divBdr>
        <w:top w:val="none" w:sz="0" w:space="0" w:color="auto"/>
        <w:left w:val="none" w:sz="0" w:space="0" w:color="auto"/>
        <w:bottom w:val="none" w:sz="0" w:space="0" w:color="auto"/>
        <w:right w:val="none" w:sz="0" w:space="0" w:color="auto"/>
      </w:divBdr>
    </w:div>
    <w:div w:id="629945414">
      <w:bodyDiv w:val="1"/>
      <w:marLeft w:val="0"/>
      <w:marRight w:val="0"/>
      <w:marTop w:val="0"/>
      <w:marBottom w:val="0"/>
      <w:divBdr>
        <w:top w:val="none" w:sz="0" w:space="0" w:color="auto"/>
        <w:left w:val="none" w:sz="0" w:space="0" w:color="auto"/>
        <w:bottom w:val="none" w:sz="0" w:space="0" w:color="auto"/>
        <w:right w:val="none" w:sz="0" w:space="0" w:color="auto"/>
      </w:divBdr>
    </w:div>
    <w:div w:id="665286077">
      <w:bodyDiv w:val="1"/>
      <w:marLeft w:val="0"/>
      <w:marRight w:val="0"/>
      <w:marTop w:val="0"/>
      <w:marBottom w:val="0"/>
      <w:divBdr>
        <w:top w:val="none" w:sz="0" w:space="0" w:color="auto"/>
        <w:left w:val="none" w:sz="0" w:space="0" w:color="auto"/>
        <w:bottom w:val="none" w:sz="0" w:space="0" w:color="auto"/>
        <w:right w:val="none" w:sz="0" w:space="0" w:color="auto"/>
      </w:divBdr>
    </w:div>
    <w:div w:id="665978706">
      <w:bodyDiv w:val="1"/>
      <w:marLeft w:val="0"/>
      <w:marRight w:val="0"/>
      <w:marTop w:val="0"/>
      <w:marBottom w:val="0"/>
      <w:divBdr>
        <w:top w:val="none" w:sz="0" w:space="0" w:color="auto"/>
        <w:left w:val="none" w:sz="0" w:space="0" w:color="auto"/>
        <w:bottom w:val="none" w:sz="0" w:space="0" w:color="auto"/>
        <w:right w:val="none" w:sz="0" w:space="0" w:color="auto"/>
      </w:divBdr>
    </w:div>
    <w:div w:id="674965615">
      <w:bodyDiv w:val="1"/>
      <w:marLeft w:val="0"/>
      <w:marRight w:val="0"/>
      <w:marTop w:val="0"/>
      <w:marBottom w:val="0"/>
      <w:divBdr>
        <w:top w:val="none" w:sz="0" w:space="0" w:color="auto"/>
        <w:left w:val="none" w:sz="0" w:space="0" w:color="auto"/>
        <w:bottom w:val="none" w:sz="0" w:space="0" w:color="auto"/>
        <w:right w:val="none" w:sz="0" w:space="0" w:color="auto"/>
      </w:divBdr>
    </w:div>
    <w:div w:id="685638150">
      <w:bodyDiv w:val="1"/>
      <w:marLeft w:val="0"/>
      <w:marRight w:val="0"/>
      <w:marTop w:val="0"/>
      <w:marBottom w:val="0"/>
      <w:divBdr>
        <w:top w:val="none" w:sz="0" w:space="0" w:color="auto"/>
        <w:left w:val="none" w:sz="0" w:space="0" w:color="auto"/>
        <w:bottom w:val="none" w:sz="0" w:space="0" w:color="auto"/>
        <w:right w:val="none" w:sz="0" w:space="0" w:color="auto"/>
      </w:divBdr>
    </w:div>
    <w:div w:id="697513543">
      <w:bodyDiv w:val="1"/>
      <w:marLeft w:val="0"/>
      <w:marRight w:val="0"/>
      <w:marTop w:val="0"/>
      <w:marBottom w:val="0"/>
      <w:divBdr>
        <w:top w:val="none" w:sz="0" w:space="0" w:color="auto"/>
        <w:left w:val="none" w:sz="0" w:space="0" w:color="auto"/>
        <w:bottom w:val="none" w:sz="0" w:space="0" w:color="auto"/>
        <w:right w:val="none" w:sz="0" w:space="0" w:color="auto"/>
      </w:divBdr>
    </w:div>
    <w:div w:id="706031331">
      <w:bodyDiv w:val="1"/>
      <w:marLeft w:val="0"/>
      <w:marRight w:val="0"/>
      <w:marTop w:val="0"/>
      <w:marBottom w:val="0"/>
      <w:divBdr>
        <w:top w:val="none" w:sz="0" w:space="0" w:color="auto"/>
        <w:left w:val="none" w:sz="0" w:space="0" w:color="auto"/>
        <w:bottom w:val="none" w:sz="0" w:space="0" w:color="auto"/>
        <w:right w:val="none" w:sz="0" w:space="0" w:color="auto"/>
      </w:divBdr>
    </w:div>
    <w:div w:id="712118344">
      <w:bodyDiv w:val="1"/>
      <w:marLeft w:val="0"/>
      <w:marRight w:val="0"/>
      <w:marTop w:val="0"/>
      <w:marBottom w:val="0"/>
      <w:divBdr>
        <w:top w:val="none" w:sz="0" w:space="0" w:color="auto"/>
        <w:left w:val="none" w:sz="0" w:space="0" w:color="auto"/>
        <w:bottom w:val="none" w:sz="0" w:space="0" w:color="auto"/>
        <w:right w:val="none" w:sz="0" w:space="0" w:color="auto"/>
      </w:divBdr>
    </w:div>
    <w:div w:id="712315912">
      <w:bodyDiv w:val="1"/>
      <w:marLeft w:val="0"/>
      <w:marRight w:val="0"/>
      <w:marTop w:val="0"/>
      <w:marBottom w:val="0"/>
      <w:divBdr>
        <w:top w:val="none" w:sz="0" w:space="0" w:color="auto"/>
        <w:left w:val="none" w:sz="0" w:space="0" w:color="auto"/>
        <w:bottom w:val="none" w:sz="0" w:space="0" w:color="auto"/>
        <w:right w:val="none" w:sz="0" w:space="0" w:color="auto"/>
      </w:divBdr>
    </w:div>
    <w:div w:id="712850069">
      <w:bodyDiv w:val="1"/>
      <w:marLeft w:val="0"/>
      <w:marRight w:val="0"/>
      <w:marTop w:val="0"/>
      <w:marBottom w:val="0"/>
      <w:divBdr>
        <w:top w:val="none" w:sz="0" w:space="0" w:color="auto"/>
        <w:left w:val="none" w:sz="0" w:space="0" w:color="auto"/>
        <w:bottom w:val="none" w:sz="0" w:space="0" w:color="auto"/>
        <w:right w:val="none" w:sz="0" w:space="0" w:color="auto"/>
      </w:divBdr>
    </w:div>
    <w:div w:id="721752288">
      <w:bodyDiv w:val="1"/>
      <w:marLeft w:val="0"/>
      <w:marRight w:val="0"/>
      <w:marTop w:val="0"/>
      <w:marBottom w:val="0"/>
      <w:divBdr>
        <w:top w:val="none" w:sz="0" w:space="0" w:color="auto"/>
        <w:left w:val="none" w:sz="0" w:space="0" w:color="auto"/>
        <w:bottom w:val="none" w:sz="0" w:space="0" w:color="auto"/>
        <w:right w:val="none" w:sz="0" w:space="0" w:color="auto"/>
      </w:divBdr>
    </w:div>
    <w:div w:id="722291122">
      <w:bodyDiv w:val="1"/>
      <w:marLeft w:val="0"/>
      <w:marRight w:val="0"/>
      <w:marTop w:val="0"/>
      <w:marBottom w:val="0"/>
      <w:divBdr>
        <w:top w:val="none" w:sz="0" w:space="0" w:color="auto"/>
        <w:left w:val="none" w:sz="0" w:space="0" w:color="auto"/>
        <w:bottom w:val="none" w:sz="0" w:space="0" w:color="auto"/>
        <w:right w:val="none" w:sz="0" w:space="0" w:color="auto"/>
      </w:divBdr>
    </w:div>
    <w:div w:id="733814432">
      <w:bodyDiv w:val="1"/>
      <w:marLeft w:val="0"/>
      <w:marRight w:val="0"/>
      <w:marTop w:val="0"/>
      <w:marBottom w:val="0"/>
      <w:divBdr>
        <w:top w:val="none" w:sz="0" w:space="0" w:color="auto"/>
        <w:left w:val="none" w:sz="0" w:space="0" w:color="auto"/>
        <w:bottom w:val="none" w:sz="0" w:space="0" w:color="auto"/>
        <w:right w:val="none" w:sz="0" w:space="0" w:color="auto"/>
      </w:divBdr>
    </w:div>
    <w:div w:id="752043665">
      <w:bodyDiv w:val="1"/>
      <w:marLeft w:val="0"/>
      <w:marRight w:val="0"/>
      <w:marTop w:val="0"/>
      <w:marBottom w:val="0"/>
      <w:divBdr>
        <w:top w:val="none" w:sz="0" w:space="0" w:color="auto"/>
        <w:left w:val="none" w:sz="0" w:space="0" w:color="auto"/>
        <w:bottom w:val="none" w:sz="0" w:space="0" w:color="auto"/>
        <w:right w:val="none" w:sz="0" w:space="0" w:color="auto"/>
      </w:divBdr>
    </w:div>
    <w:div w:id="789321517">
      <w:bodyDiv w:val="1"/>
      <w:marLeft w:val="0"/>
      <w:marRight w:val="0"/>
      <w:marTop w:val="0"/>
      <w:marBottom w:val="0"/>
      <w:divBdr>
        <w:top w:val="none" w:sz="0" w:space="0" w:color="auto"/>
        <w:left w:val="none" w:sz="0" w:space="0" w:color="auto"/>
        <w:bottom w:val="none" w:sz="0" w:space="0" w:color="auto"/>
        <w:right w:val="none" w:sz="0" w:space="0" w:color="auto"/>
      </w:divBdr>
    </w:div>
    <w:div w:id="802234288">
      <w:bodyDiv w:val="1"/>
      <w:marLeft w:val="0"/>
      <w:marRight w:val="0"/>
      <w:marTop w:val="0"/>
      <w:marBottom w:val="0"/>
      <w:divBdr>
        <w:top w:val="none" w:sz="0" w:space="0" w:color="auto"/>
        <w:left w:val="none" w:sz="0" w:space="0" w:color="auto"/>
        <w:bottom w:val="none" w:sz="0" w:space="0" w:color="auto"/>
        <w:right w:val="none" w:sz="0" w:space="0" w:color="auto"/>
      </w:divBdr>
    </w:div>
    <w:div w:id="803932805">
      <w:bodyDiv w:val="1"/>
      <w:marLeft w:val="0"/>
      <w:marRight w:val="0"/>
      <w:marTop w:val="0"/>
      <w:marBottom w:val="0"/>
      <w:divBdr>
        <w:top w:val="none" w:sz="0" w:space="0" w:color="auto"/>
        <w:left w:val="none" w:sz="0" w:space="0" w:color="auto"/>
        <w:bottom w:val="none" w:sz="0" w:space="0" w:color="auto"/>
        <w:right w:val="none" w:sz="0" w:space="0" w:color="auto"/>
      </w:divBdr>
    </w:div>
    <w:div w:id="807433646">
      <w:bodyDiv w:val="1"/>
      <w:marLeft w:val="0"/>
      <w:marRight w:val="0"/>
      <w:marTop w:val="0"/>
      <w:marBottom w:val="0"/>
      <w:divBdr>
        <w:top w:val="none" w:sz="0" w:space="0" w:color="auto"/>
        <w:left w:val="none" w:sz="0" w:space="0" w:color="auto"/>
        <w:bottom w:val="none" w:sz="0" w:space="0" w:color="auto"/>
        <w:right w:val="none" w:sz="0" w:space="0" w:color="auto"/>
      </w:divBdr>
    </w:div>
    <w:div w:id="818116338">
      <w:bodyDiv w:val="1"/>
      <w:marLeft w:val="0"/>
      <w:marRight w:val="0"/>
      <w:marTop w:val="0"/>
      <w:marBottom w:val="0"/>
      <w:divBdr>
        <w:top w:val="none" w:sz="0" w:space="0" w:color="auto"/>
        <w:left w:val="none" w:sz="0" w:space="0" w:color="auto"/>
        <w:bottom w:val="none" w:sz="0" w:space="0" w:color="auto"/>
        <w:right w:val="none" w:sz="0" w:space="0" w:color="auto"/>
      </w:divBdr>
    </w:div>
    <w:div w:id="834103965">
      <w:bodyDiv w:val="1"/>
      <w:marLeft w:val="0"/>
      <w:marRight w:val="0"/>
      <w:marTop w:val="0"/>
      <w:marBottom w:val="0"/>
      <w:divBdr>
        <w:top w:val="none" w:sz="0" w:space="0" w:color="auto"/>
        <w:left w:val="none" w:sz="0" w:space="0" w:color="auto"/>
        <w:bottom w:val="none" w:sz="0" w:space="0" w:color="auto"/>
        <w:right w:val="none" w:sz="0" w:space="0" w:color="auto"/>
      </w:divBdr>
    </w:div>
    <w:div w:id="845679408">
      <w:bodyDiv w:val="1"/>
      <w:marLeft w:val="0"/>
      <w:marRight w:val="0"/>
      <w:marTop w:val="0"/>
      <w:marBottom w:val="0"/>
      <w:divBdr>
        <w:top w:val="none" w:sz="0" w:space="0" w:color="auto"/>
        <w:left w:val="none" w:sz="0" w:space="0" w:color="auto"/>
        <w:bottom w:val="none" w:sz="0" w:space="0" w:color="auto"/>
        <w:right w:val="none" w:sz="0" w:space="0" w:color="auto"/>
      </w:divBdr>
    </w:div>
    <w:div w:id="859585180">
      <w:bodyDiv w:val="1"/>
      <w:marLeft w:val="0"/>
      <w:marRight w:val="0"/>
      <w:marTop w:val="0"/>
      <w:marBottom w:val="0"/>
      <w:divBdr>
        <w:top w:val="none" w:sz="0" w:space="0" w:color="auto"/>
        <w:left w:val="none" w:sz="0" w:space="0" w:color="auto"/>
        <w:bottom w:val="none" w:sz="0" w:space="0" w:color="auto"/>
        <w:right w:val="none" w:sz="0" w:space="0" w:color="auto"/>
      </w:divBdr>
    </w:div>
    <w:div w:id="920682341">
      <w:bodyDiv w:val="1"/>
      <w:marLeft w:val="0"/>
      <w:marRight w:val="0"/>
      <w:marTop w:val="0"/>
      <w:marBottom w:val="0"/>
      <w:divBdr>
        <w:top w:val="none" w:sz="0" w:space="0" w:color="auto"/>
        <w:left w:val="none" w:sz="0" w:space="0" w:color="auto"/>
        <w:bottom w:val="none" w:sz="0" w:space="0" w:color="auto"/>
        <w:right w:val="none" w:sz="0" w:space="0" w:color="auto"/>
      </w:divBdr>
    </w:div>
    <w:div w:id="936863834">
      <w:bodyDiv w:val="1"/>
      <w:marLeft w:val="0"/>
      <w:marRight w:val="0"/>
      <w:marTop w:val="0"/>
      <w:marBottom w:val="0"/>
      <w:divBdr>
        <w:top w:val="none" w:sz="0" w:space="0" w:color="auto"/>
        <w:left w:val="none" w:sz="0" w:space="0" w:color="auto"/>
        <w:bottom w:val="none" w:sz="0" w:space="0" w:color="auto"/>
        <w:right w:val="none" w:sz="0" w:space="0" w:color="auto"/>
      </w:divBdr>
    </w:div>
    <w:div w:id="936866739">
      <w:bodyDiv w:val="1"/>
      <w:marLeft w:val="0"/>
      <w:marRight w:val="0"/>
      <w:marTop w:val="0"/>
      <w:marBottom w:val="0"/>
      <w:divBdr>
        <w:top w:val="none" w:sz="0" w:space="0" w:color="auto"/>
        <w:left w:val="none" w:sz="0" w:space="0" w:color="auto"/>
        <w:bottom w:val="none" w:sz="0" w:space="0" w:color="auto"/>
        <w:right w:val="none" w:sz="0" w:space="0" w:color="auto"/>
      </w:divBdr>
    </w:div>
    <w:div w:id="944924554">
      <w:bodyDiv w:val="1"/>
      <w:marLeft w:val="0"/>
      <w:marRight w:val="0"/>
      <w:marTop w:val="0"/>
      <w:marBottom w:val="0"/>
      <w:divBdr>
        <w:top w:val="none" w:sz="0" w:space="0" w:color="auto"/>
        <w:left w:val="none" w:sz="0" w:space="0" w:color="auto"/>
        <w:bottom w:val="none" w:sz="0" w:space="0" w:color="auto"/>
        <w:right w:val="none" w:sz="0" w:space="0" w:color="auto"/>
      </w:divBdr>
    </w:div>
    <w:div w:id="952053943">
      <w:bodyDiv w:val="1"/>
      <w:marLeft w:val="0"/>
      <w:marRight w:val="0"/>
      <w:marTop w:val="0"/>
      <w:marBottom w:val="0"/>
      <w:divBdr>
        <w:top w:val="none" w:sz="0" w:space="0" w:color="auto"/>
        <w:left w:val="none" w:sz="0" w:space="0" w:color="auto"/>
        <w:bottom w:val="none" w:sz="0" w:space="0" w:color="auto"/>
        <w:right w:val="none" w:sz="0" w:space="0" w:color="auto"/>
      </w:divBdr>
    </w:div>
    <w:div w:id="966273186">
      <w:bodyDiv w:val="1"/>
      <w:marLeft w:val="0"/>
      <w:marRight w:val="0"/>
      <w:marTop w:val="0"/>
      <w:marBottom w:val="0"/>
      <w:divBdr>
        <w:top w:val="none" w:sz="0" w:space="0" w:color="auto"/>
        <w:left w:val="none" w:sz="0" w:space="0" w:color="auto"/>
        <w:bottom w:val="none" w:sz="0" w:space="0" w:color="auto"/>
        <w:right w:val="none" w:sz="0" w:space="0" w:color="auto"/>
      </w:divBdr>
    </w:div>
    <w:div w:id="970667567">
      <w:bodyDiv w:val="1"/>
      <w:marLeft w:val="0"/>
      <w:marRight w:val="0"/>
      <w:marTop w:val="0"/>
      <w:marBottom w:val="0"/>
      <w:divBdr>
        <w:top w:val="none" w:sz="0" w:space="0" w:color="auto"/>
        <w:left w:val="none" w:sz="0" w:space="0" w:color="auto"/>
        <w:bottom w:val="none" w:sz="0" w:space="0" w:color="auto"/>
        <w:right w:val="none" w:sz="0" w:space="0" w:color="auto"/>
      </w:divBdr>
    </w:div>
    <w:div w:id="976298680">
      <w:bodyDiv w:val="1"/>
      <w:marLeft w:val="0"/>
      <w:marRight w:val="0"/>
      <w:marTop w:val="0"/>
      <w:marBottom w:val="0"/>
      <w:divBdr>
        <w:top w:val="none" w:sz="0" w:space="0" w:color="auto"/>
        <w:left w:val="none" w:sz="0" w:space="0" w:color="auto"/>
        <w:bottom w:val="none" w:sz="0" w:space="0" w:color="auto"/>
        <w:right w:val="none" w:sz="0" w:space="0" w:color="auto"/>
      </w:divBdr>
    </w:div>
    <w:div w:id="976691894">
      <w:bodyDiv w:val="1"/>
      <w:marLeft w:val="0"/>
      <w:marRight w:val="0"/>
      <w:marTop w:val="0"/>
      <w:marBottom w:val="0"/>
      <w:divBdr>
        <w:top w:val="none" w:sz="0" w:space="0" w:color="auto"/>
        <w:left w:val="none" w:sz="0" w:space="0" w:color="auto"/>
        <w:bottom w:val="none" w:sz="0" w:space="0" w:color="auto"/>
        <w:right w:val="none" w:sz="0" w:space="0" w:color="auto"/>
      </w:divBdr>
    </w:div>
    <w:div w:id="984775255">
      <w:bodyDiv w:val="1"/>
      <w:marLeft w:val="0"/>
      <w:marRight w:val="0"/>
      <w:marTop w:val="0"/>
      <w:marBottom w:val="0"/>
      <w:divBdr>
        <w:top w:val="none" w:sz="0" w:space="0" w:color="auto"/>
        <w:left w:val="none" w:sz="0" w:space="0" w:color="auto"/>
        <w:bottom w:val="none" w:sz="0" w:space="0" w:color="auto"/>
        <w:right w:val="none" w:sz="0" w:space="0" w:color="auto"/>
      </w:divBdr>
    </w:div>
    <w:div w:id="995765648">
      <w:bodyDiv w:val="1"/>
      <w:marLeft w:val="0"/>
      <w:marRight w:val="0"/>
      <w:marTop w:val="0"/>
      <w:marBottom w:val="0"/>
      <w:divBdr>
        <w:top w:val="none" w:sz="0" w:space="0" w:color="auto"/>
        <w:left w:val="none" w:sz="0" w:space="0" w:color="auto"/>
        <w:bottom w:val="none" w:sz="0" w:space="0" w:color="auto"/>
        <w:right w:val="none" w:sz="0" w:space="0" w:color="auto"/>
      </w:divBdr>
    </w:div>
    <w:div w:id="999622835">
      <w:bodyDiv w:val="1"/>
      <w:marLeft w:val="0"/>
      <w:marRight w:val="0"/>
      <w:marTop w:val="0"/>
      <w:marBottom w:val="0"/>
      <w:divBdr>
        <w:top w:val="none" w:sz="0" w:space="0" w:color="auto"/>
        <w:left w:val="none" w:sz="0" w:space="0" w:color="auto"/>
        <w:bottom w:val="none" w:sz="0" w:space="0" w:color="auto"/>
        <w:right w:val="none" w:sz="0" w:space="0" w:color="auto"/>
      </w:divBdr>
    </w:div>
    <w:div w:id="1003554982">
      <w:bodyDiv w:val="1"/>
      <w:marLeft w:val="0"/>
      <w:marRight w:val="0"/>
      <w:marTop w:val="0"/>
      <w:marBottom w:val="0"/>
      <w:divBdr>
        <w:top w:val="none" w:sz="0" w:space="0" w:color="auto"/>
        <w:left w:val="none" w:sz="0" w:space="0" w:color="auto"/>
        <w:bottom w:val="none" w:sz="0" w:space="0" w:color="auto"/>
        <w:right w:val="none" w:sz="0" w:space="0" w:color="auto"/>
      </w:divBdr>
    </w:div>
    <w:div w:id="1024400457">
      <w:bodyDiv w:val="1"/>
      <w:marLeft w:val="0"/>
      <w:marRight w:val="0"/>
      <w:marTop w:val="0"/>
      <w:marBottom w:val="0"/>
      <w:divBdr>
        <w:top w:val="none" w:sz="0" w:space="0" w:color="auto"/>
        <w:left w:val="none" w:sz="0" w:space="0" w:color="auto"/>
        <w:bottom w:val="none" w:sz="0" w:space="0" w:color="auto"/>
        <w:right w:val="none" w:sz="0" w:space="0" w:color="auto"/>
      </w:divBdr>
    </w:div>
    <w:div w:id="1026103574">
      <w:bodyDiv w:val="1"/>
      <w:marLeft w:val="0"/>
      <w:marRight w:val="0"/>
      <w:marTop w:val="0"/>
      <w:marBottom w:val="0"/>
      <w:divBdr>
        <w:top w:val="none" w:sz="0" w:space="0" w:color="auto"/>
        <w:left w:val="none" w:sz="0" w:space="0" w:color="auto"/>
        <w:bottom w:val="none" w:sz="0" w:space="0" w:color="auto"/>
        <w:right w:val="none" w:sz="0" w:space="0" w:color="auto"/>
      </w:divBdr>
    </w:div>
    <w:div w:id="1034842420">
      <w:bodyDiv w:val="1"/>
      <w:marLeft w:val="0"/>
      <w:marRight w:val="0"/>
      <w:marTop w:val="0"/>
      <w:marBottom w:val="0"/>
      <w:divBdr>
        <w:top w:val="none" w:sz="0" w:space="0" w:color="auto"/>
        <w:left w:val="none" w:sz="0" w:space="0" w:color="auto"/>
        <w:bottom w:val="none" w:sz="0" w:space="0" w:color="auto"/>
        <w:right w:val="none" w:sz="0" w:space="0" w:color="auto"/>
      </w:divBdr>
    </w:div>
    <w:div w:id="1042167496">
      <w:bodyDiv w:val="1"/>
      <w:marLeft w:val="0"/>
      <w:marRight w:val="0"/>
      <w:marTop w:val="0"/>
      <w:marBottom w:val="0"/>
      <w:divBdr>
        <w:top w:val="none" w:sz="0" w:space="0" w:color="auto"/>
        <w:left w:val="none" w:sz="0" w:space="0" w:color="auto"/>
        <w:bottom w:val="none" w:sz="0" w:space="0" w:color="auto"/>
        <w:right w:val="none" w:sz="0" w:space="0" w:color="auto"/>
      </w:divBdr>
    </w:div>
    <w:div w:id="1056002858">
      <w:bodyDiv w:val="1"/>
      <w:marLeft w:val="0"/>
      <w:marRight w:val="0"/>
      <w:marTop w:val="0"/>
      <w:marBottom w:val="0"/>
      <w:divBdr>
        <w:top w:val="none" w:sz="0" w:space="0" w:color="auto"/>
        <w:left w:val="none" w:sz="0" w:space="0" w:color="auto"/>
        <w:bottom w:val="none" w:sz="0" w:space="0" w:color="auto"/>
        <w:right w:val="none" w:sz="0" w:space="0" w:color="auto"/>
      </w:divBdr>
    </w:div>
    <w:div w:id="1065642500">
      <w:bodyDiv w:val="1"/>
      <w:marLeft w:val="0"/>
      <w:marRight w:val="0"/>
      <w:marTop w:val="0"/>
      <w:marBottom w:val="0"/>
      <w:divBdr>
        <w:top w:val="none" w:sz="0" w:space="0" w:color="auto"/>
        <w:left w:val="none" w:sz="0" w:space="0" w:color="auto"/>
        <w:bottom w:val="none" w:sz="0" w:space="0" w:color="auto"/>
        <w:right w:val="none" w:sz="0" w:space="0" w:color="auto"/>
      </w:divBdr>
    </w:div>
    <w:div w:id="1065881224">
      <w:bodyDiv w:val="1"/>
      <w:marLeft w:val="0"/>
      <w:marRight w:val="0"/>
      <w:marTop w:val="0"/>
      <w:marBottom w:val="0"/>
      <w:divBdr>
        <w:top w:val="none" w:sz="0" w:space="0" w:color="auto"/>
        <w:left w:val="none" w:sz="0" w:space="0" w:color="auto"/>
        <w:bottom w:val="none" w:sz="0" w:space="0" w:color="auto"/>
        <w:right w:val="none" w:sz="0" w:space="0" w:color="auto"/>
      </w:divBdr>
    </w:div>
    <w:div w:id="1067916989">
      <w:bodyDiv w:val="1"/>
      <w:marLeft w:val="0"/>
      <w:marRight w:val="0"/>
      <w:marTop w:val="0"/>
      <w:marBottom w:val="0"/>
      <w:divBdr>
        <w:top w:val="none" w:sz="0" w:space="0" w:color="auto"/>
        <w:left w:val="none" w:sz="0" w:space="0" w:color="auto"/>
        <w:bottom w:val="none" w:sz="0" w:space="0" w:color="auto"/>
        <w:right w:val="none" w:sz="0" w:space="0" w:color="auto"/>
      </w:divBdr>
    </w:div>
    <w:div w:id="1069424029">
      <w:bodyDiv w:val="1"/>
      <w:marLeft w:val="0"/>
      <w:marRight w:val="0"/>
      <w:marTop w:val="0"/>
      <w:marBottom w:val="0"/>
      <w:divBdr>
        <w:top w:val="none" w:sz="0" w:space="0" w:color="auto"/>
        <w:left w:val="none" w:sz="0" w:space="0" w:color="auto"/>
        <w:bottom w:val="none" w:sz="0" w:space="0" w:color="auto"/>
        <w:right w:val="none" w:sz="0" w:space="0" w:color="auto"/>
      </w:divBdr>
    </w:div>
    <w:div w:id="1071732211">
      <w:bodyDiv w:val="1"/>
      <w:marLeft w:val="0"/>
      <w:marRight w:val="0"/>
      <w:marTop w:val="0"/>
      <w:marBottom w:val="0"/>
      <w:divBdr>
        <w:top w:val="none" w:sz="0" w:space="0" w:color="auto"/>
        <w:left w:val="none" w:sz="0" w:space="0" w:color="auto"/>
        <w:bottom w:val="none" w:sz="0" w:space="0" w:color="auto"/>
        <w:right w:val="none" w:sz="0" w:space="0" w:color="auto"/>
      </w:divBdr>
    </w:div>
    <w:div w:id="1076173964">
      <w:bodyDiv w:val="1"/>
      <w:marLeft w:val="0"/>
      <w:marRight w:val="0"/>
      <w:marTop w:val="0"/>
      <w:marBottom w:val="0"/>
      <w:divBdr>
        <w:top w:val="none" w:sz="0" w:space="0" w:color="auto"/>
        <w:left w:val="none" w:sz="0" w:space="0" w:color="auto"/>
        <w:bottom w:val="none" w:sz="0" w:space="0" w:color="auto"/>
        <w:right w:val="none" w:sz="0" w:space="0" w:color="auto"/>
      </w:divBdr>
    </w:div>
    <w:div w:id="1116171878">
      <w:bodyDiv w:val="1"/>
      <w:marLeft w:val="0"/>
      <w:marRight w:val="0"/>
      <w:marTop w:val="0"/>
      <w:marBottom w:val="0"/>
      <w:divBdr>
        <w:top w:val="none" w:sz="0" w:space="0" w:color="auto"/>
        <w:left w:val="none" w:sz="0" w:space="0" w:color="auto"/>
        <w:bottom w:val="none" w:sz="0" w:space="0" w:color="auto"/>
        <w:right w:val="none" w:sz="0" w:space="0" w:color="auto"/>
      </w:divBdr>
    </w:div>
    <w:div w:id="1116605978">
      <w:bodyDiv w:val="1"/>
      <w:marLeft w:val="0"/>
      <w:marRight w:val="0"/>
      <w:marTop w:val="0"/>
      <w:marBottom w:val="0"/>
      <w:divBdr>
        <w:top w:val="none" w:sz="0" w:space="0" w:color="auto"/>
        <w:left w:val="none" w:sz="0" w:space="0" w:color="auto"/>
        <w:bottom w:val="none" w:sz="0" w:space="0" w:color="auto"/>
        <w:right w:val="none" w:sz="0" w:space="0" w:color="auto"/>
      </w:divBdr>
    </w:div>
    <w:div w:id="1127893798">
      <w:bodyDiv w:val="1"/>
      <w:marLeft w:val="0"/>
      <w:marRight w:val="0"/>
      <w:marTop w:val="0"/>
      <w:marBottom w:val="0"/>
      <w:divBdr>
        <w:top w:val="none" w:sz="0" w:space="0" w:color="auto"/>
        <w:left w:val="none" w:sz="0" w:space="0" w:color="auto"/>
        <w:bottom w:val="none" w:sz="0" w:space="0" w:color="auto"/>
        <w:right w:val="none" w:sz="0" w:space="0" w:color="auto"/>
      </w:divBdr>
    </w:div>
    <w:div w:id="1148669048">
      <w:bodyDiv w:val="1"/>
      <w:marLeft w:val="0"/>
      <w:marRight w:val="0"/>
      <w:marTop w:val="0"/>
      <w:marBottom w:val="0"/>
      <w:divBdr>
        <w:top w:val="none" w:sz="0" w:space="0" w:color="auto"/>
        <w:left w:val="none" w:sz="0" w:space="0" w:color="auto"/>
        <w:bottom w:val="none" w:sz="0" w:space="0" w:color="auto"/>
        <w:right w:val="none" w:sz="0" w:space="0" w:color="auto"/>
      </w:divBdr>
    </w:div>
    <w:div w:id="1163820149">
      <w:bodyDiv w:val="1"/>
      <w:marLeft w:val="0"/>
      <w:marRight w:val="0"/>
      <w:marTop w:val="0"/>
      <w:marBottom w:val="0"/>
      <w:divBdr>
        <w:top w:val="none" w:sz="0" w:space="0" w:color="auto"/>
        <w:left w:val="none" w:sz="0" w:space="0" w:color="auto"/>
        <w:bottom w:val="none" w:sz="0" w:space="0" w:color="auto"/>
        <w:right w:val="none" w:sz="0" w:space="0" w:color="auto"/>
      </w:divBdr>
    </w:div>
    <w:div w:id="1205293495">
      <w:bodyDiv w:val="1"/>
      <w:marLeft w:val="0"/>
      <w:marRight w:val="0"/>
      <w:marTop w:val="0"/>
      <w:marBottom w:val="0"/>
      <w:divBdr>
        <w:top w:val="none" w:sz="0" w:space="0" w:color="auto"/>
        <w:left w:val="none" w:sz="0" w:space="0" w:color="auto"/>
        <w:bottom w:val="none" w:sz="0" w:space="0" w:color="auto"/>
        <w:right w:val="none" w:sz="0" w:space="0" w:color="auto"/>
      </w:divBdr>
    </w:div>
    <w:div w:id="1234244925">
      <w:bodyDiv w:val="1"/>
      <w:marLeft w:val="0"/>
      <w:marRight w:val="0"/>
      <w:marTop w:val="0"/>
      <w:marBottom w:val="0"/>
      <w:divBdr>
        <w:top w:val="none" w:sz="0" w:space="0" w:color="auto"/>
        <w:left w:val="none" w:sz="0" w:space="0" w:color="auto"/>
        <w:bottom w:val="none" w:sz="0" w:space="0" w:color="auto"/>
        <w:right w:val="none" w:sz="0" w:space="0" w:color="auto"/>
      </w:divBdr>
    </w:div>
    <w:div w:id="1260870010">
      <w:bodyDiv w:val="1"/>
      <w:marLeft w:val="0"/>
      <w:marRight w:val="0"/>
      <w:marTop w:val="0"/>
      <w:marBottom w:val="0"/>
      <w:divBdr>
        <w:top w:val="none" w:sz="0" w:space="0" w:color="auto"/>
        <w:left w:val="none" w:sz="0" w:space="0" w:color="auto"/>
        <w:bottom w:val="none" w:sz="0" w:space="0" w:color="auto"/>
        <w:right w:val="none" w:sz="0" w:space="0" w:color="auto"/>
      </w:divBdr>
    </w:div>
    <w:div w:id="1289048563">
      <w:bodyDiv w:val="1"/>
      <w:marLeft w:val="0"/>
      <w:marRight w:val="0"/>
      <w:marTop w:val="0"/>
      <w:marBottom w:val="0"/>
      <w:divBdr>
        <w:top w:val="none" w:sz="0" w:space="0" w:color="auto"/>
        <w:left w:val="none" w:sz="0" w:space="0" w:color="auto"/>
        <w:bottom w:val="none" w:sz="0" w:space="0" w:color="auto"/>
        <w:right w:val="none" w:sz="0" w:space="0" w:color="auto"/>
      </w:divBdr>
    </w:div>
    <w:div w:id="1297636226">
      <w:bodyDiv w:val="1"/>
      <w:marLeft w:val="0"/>
      <w:marRight w:val="0"/>
      <w:marTop w:val="0"/>
      <w:marBottom w:val="0"/>
      <w:divBdr>
        <w:top w:val="none" w:sz="0" w:space="0" w:color="auto"/>
        <w:left w:val="none" w:sz="0" w:space="0" w:color="auto"/>
        <w:bottom w:val="none" w:sz="0" w:space="0" w:color="auto"/>
        <w:right w:val="none" w:sz="0" w:space="0" w:color="auto"/>
      </w:divBdr>
    </w:div>
    <w:div w:id="1338969328">
      <w:bodyDiv w:val="1"/>
      <w:marLeft w:val="0"/>
      <w:marRight w:val="0"/>
      <w:marTop w:val="0"/>
      <w:marBottom w:val="0"/>
      <w:divBdr>
        <w:top w:val="none" w:sz="0" w:space="0" w:color="auto"/>
        <w:left w:val="none" w:sz="0" w:space="0" w:color="auto"/>
        <w:bottom w:val="none" w:sz="0" w:space="0" w:color="auto"/>
        <w:right w:val="none" w:sz="0" w:space="0" w:color="auto"/>
      </w:divBdr>
    </w:div>
    <w:div w:id="1363552509">
      <w:bodyDiv w:val="1"/>
      <w:marLeft w:val="0"/>
      <w:marRight w:val="0"/>
      <w:marTop w:val="0"/>
      <w:marBottom w:val="0"/>
      <w:divBdr>
        <w:top w:val="none" w:sz="0" w:space="0" w:color="auto"/>
        <w:left w:val="none" w:sz="0" w:space="0" w:color="auto"/>
        <w:bottom w:val="none" w:sz="0" w:space="0" w:color="auto"/>
        <w:right w:val="none" w:sz="0" w:space="0" w:color="auto"/>
      </w:divBdr>
    </w:div>
    <w:div w:id="1407609700">
      <w:bodyDiv w:val="1"/>
      <w:marLeft w:val="0"/>
      <w:marRight w:val="0"/>
      <w:marTop w:val="0"/>
      <w:marBottom w:val="0"/>
      <w:divBdr>
        <w:top w:val="none" w:sz="0" w:space="0" w:color="auto"/>
        <w:left w:val="none" w:sz="0" w:space="0" w:color="auto"/>
        <w:bottom w:val="none" w:sz="0" w:space="0" w:color="auto"/>
        <w:right w:val="none" w:sz="0" w:space="0" w:color="auto"/>
      </w:divBdr>
    </w:div>
    <w:div w:id="1434402715">
      <w:bodyDiv w:val="1"/>
      <w:marLeft w:val="0"/>
      <w:marRight w:val="0"/>
      <w:marTop w:val="0"/>
      <w:marBottom w:val="0"/>
      <w:divBdr>
        <w:top w:val="none" w:sz="0" w:space="0" w:color="auto"/>
        <w:left w:val="none" w:sz="0" w:space="0" w:color="auto"/>
        <w:bottom w:val="none" w:sz="0" w:space="0" w:color="auto"/>
        <w:right w:val="none" w:sz="0" w:space="0" w:color="auto"/>
      </w:divBdr>
    </w:div>
    <w:div w:id="1438213505">
      <w:bodyDiv w:val="1"/>
      <w:marLeft w:val="0"/>
      <w:marRight w:val="0"/>
      <w:marTop w:val="0"/>
      <w:marBottom w:val="0"/>
      <w:divBdr>
        <w:top w:val="none" w:sz="0" w:space="0" w:color="auto"/>
        <w:left w:val="none" w:sz="0" w:space="0" w:color="auto"/>
        <w:bottom w:val="none" w:sz="0" w:space="0" w:color="auto"/>
        <w:right w:val="none" w:sz="0" w:space="0" w:color="auto"/>
      </w:divBdr>
    </w:div>
    <w:div w:id="1439830810">
      <w:bodyDiv w:val="1"/>
      <w:marLeft w:val="0"/>
      <w:marRight w:val="0"/>
      <w:marTop w:val="0"/>
      <w:marBottom w:val="0"/>
      <w:divBdr>
        <w:top w:val="none" w:sz="0" w:space="0" w:color="auto"/>
        <w:left w:val="none" w:sz="0" w:space="0" w:color="auto"/>
        <w:bottom w:val="none" w:sz="0" w:space="0" w:color="auto"/>
        <w:right w:val="none" w:sz="0" w:space="0" w:color="auto"/>
      </w:divBdr>
    </w:div>
    <w:div w:id="1463840968">
      <w:bodyDiv w:val="1"/>
      <w:marLeft w:val="0"/>
      <w:marRight w:val="0"/>
      <w:marTop w:val="0"/>
      <w:marBottom w:val="0"/>
      <w:divBdr>
        <w:top w:val="none" w:sz="0" w:space="0" w:color="auto"/>
        <w:left w:val="none" w:sz="0" w:space="0" w:color="auto"/>
        <w:bottom w:val="none" w:sz="0" w:space="0" w:color="auto"/>
        <w:right w:val="none" w:sz="0" w:space="0" w:color="auto"/>
      </w:divBdr>
    </w:div>
    <w:div w:id="1465349459">
      <w:bodyDiv w:val="1"/>
      <w:marLeft w:val="0"/>
      <w:marRight w:val="0"/>
      <w:marTop w:val="0"/>
      <w:marBottom w:val="0"/>
      <w:divBdr>
        <w:top w:val="none" w:sz="0" w:space="0" w:color="auto"/>
        <w:left w:val="none" w:sz="0" w:space="0" w:color="auto"/>
        <w:bottom w:val="none" w:sz="0" w:space="0" w:color="auto"/>
        <w:right w:val="none" w:sz="0" w:space="0" w:color="auto"/>
      </w:divBdr>
    </w:div>
    <w:div w:id="1481338283">
      <w:bodyDiv w:val="1"/>
      <w:marLeft w:val="0"/>
      <w:marRight w:val="0"/>
      <w:marTop w:val="0"/>
      <w:marBottom w:val="0"/>
      <w:divBdr>
        <w:top w:val="none" w:sz="0" w:space="0" w:color="auto"/>
        <w:left w:val="none" w:sz="0" w:space="0" w:color="auto"/>
        <w:bottom w:val="none" w:sz="0" w:space="0" w:color="auto"/>
        <w:right w:val="none" w:sz="0" w:space="0" w:color="auto"/>
      </w:divBdr>
    </w:div>
    <w:div w:id="1521356389">
      <w:bodyDiv w:val="1"/>
      <w:marLeft w:val="0"/>
      <w:marRight w:val="0"/>
      <w:marTop w:val="0"/>
      <w:marBottom w:val="0"/>
      <w:divBdr>
        <w:top w:val="none" w:sz="0" w:space="0" w:color="auto"/>
        <w:left w:val="none" w:sz="0" w:space="0" w:color="auto"/>
        <w:bottom w:val="none" w:sz="0" w:space="0" w:color="auto"/>
        <w:right w:val="none" w:sz="0" w:space="0" w:color="auto"/>
      </w:divBdr>
    </w:div>
    <w:div w:id="1526207796">
      <w:bodyDiv w:val="1"/>
      <w:marLeft w:val="0"/>
      <w:marRight w:val="0"/>
      <w:marTop w:val="0"/>
      <w:marBottom w:val="0"/>
      <w:divBdr>
        <w:top w:val="none" w:sz="0" w:space="0" w:color="auto"/>
        <w:left w:val="none" w:sz="0" w:space="0" w:color="auto"/>
        <w:bottom w:val="none" w:sz="0" w:space="0" w:color="auto"/>
        <w:right w:val="none" w:sz="0" w:space="0" w:color="auto"/>
      </w:divBdr>
    </w:div>
    <w:div w:id="1531337994">
      <w:bodyDiv w:val="1"/>
      <w:marLeft w:val="0"/>
      <w:marRight w:val="0"/>
      <w:marTop w:val="0"/>
      <w:marBottom w:val="0"/>
      <w:divBdr>
        <w:top w:val="none" w:sz="0" w:space="0" w:color="auto"/>
        <w:left w:val="none" w:sz="0" w:space="0" w:color="auto"/>
        <w:bottom w:val="none" w:sz="0" w:space="0" w:color="auto"/>
        <w:right w:val="none" w:sz="0" w:space="0" w:color="auto"/>
      </w:divBdr>
    </w:div>
    <w:div w:id="1538589428">
      <w:bodyDiv w:val="1"/>
      <w:marLeft w:val="0"/>
      <w:marRight w:val="0"/>
      <w:marTop w:val="0"/>
      <w:marBottom w:val="0"/>
      <w:divBdr>
        <w:top w:val="none" w:sz="0" w:space="0" w:color="auto"/>
        <w:left w:val="none" w:sz="0" w:space="0" w:color="auto"/>
        <w:bottom w:val="none" w:sz="0" w:space="0" w:color="auto"/>
        <w:right w:val="none" w:sz="0" w:space="0" w:color="auto"/>
      </w:divBdr>
    </w:div>
    <w:div w:id="1539053321">
      <w:bodyDiv w:val="1"/>
      <w:marLeft w:val="0"/>
      <w:marRight w:val="0"/>
      <w:marTop w:val="0"/>
      <w:marBottom w:val="0"/>
      <w:divBdr>
        <w:top w:val="none" w:sz="0" w:space="0" w:color="auto"/>
        <w:left w:val="none" w:sz="0" w:space="0" w:color="auto"/>
        <w:bottom w:val="none" w:sz="0" w:space="0" w:color="auto"/>
        <w:right w:val="none" w:sz="0" w:space="0" w:color="auto"/>
      </w:divBdr>
    </w:div>
    <w:div w:id="1542281707">
      <w:bodyDiv w:val="1"/>
      <w:marLeft w:val="0"/>
      <w:marRight w:val="0"/>
      <w:marTop w:val="0"/>
      <w:marBottom w:val="0"/>
      <w:divBdr>
        <w:top w:val="none" w:sz="0" w:space="0" w:color="auto"/>
        <w:left w:val="none" w:sz="0" w:space="0" w:color="auto"/>
        <w:bottom w:val="none" w:sz="0" w:space="0" w:color="auto"/>
        <w:right w:val="none" w:sz="0" w:space="0" w:color="auto"/>
      </w:divBdr>
    </w:div>
    <w:div w:id="1553273123">
      <w:bodyDiv w:val="1"/>
      <w:marLeft w:val="0"/>
      <w:marRight w:val="0"/>
      <w:marTop w:val="0"/>
      <w:marBottom w:val="0"/>
      <w:divBdr>
        <w:top w:val="none" w:sz="0" w:space="0" w:color="auto"/>
        <w:left w:val="none" w:sz="0" w:space="0" w:color="auto"/>
        <w:bottom w:val="none" w:sz="0" w:space="0" w:color="auto"/>
        <w:right w:val="none" w:sz="0" w:space="0" w:color="auto"/>
      </w:divBdr>
    </w:div>
    <w:div w:id="1557350840">
      <w:bodyDiv w:val="1"/>
      <w:marLeft w:val="0"/>
      <w:marRight w:val="0"/>
      <w:marTop w:val="0"/>
      <w:marBottom w:val="0"/>
      <w:divBdr>
        <w:top w:val="none" w:sz="0" w:space="0" w:color="auto"/>
        <w:left w:val="none" w:sz="0" w:space="0" w:color="auto"/>
        <w:bottom w:val="none" w:sz="0" w:space="0" w:color="auto"/>
        <w:right w:val="none" w:sz="0" w:space="0" w:color="auto"/>
      </w:divBdr>
    </w:div>
    <w:div w:id="1559587001">
      <w:bodyDiv w:val="1"/>
      <w:marLeft w:val="0"/>
      <w:marRight w:val="0"/>
      <w:marTop w:val="0"/>
      <w:marBottom w:val="0"/>
      <w:divBdr>
        <w:top w:val="none" w:sz="0" w:space="0" w:color="auto"/>
        <w:left w:val="none" w:sz="0" w:space="0" w:color="auto"/>
        <w:bottom w:val="none" w:sz="0" w:space="0" w:color="auto"/>
        <w:right w:val="none" w:sz="0" w:space="0" w:color="auto"/>
      </w:divBdr>
    </w:div>
    <w:div w:id="1579515262">
      <w:bodyDiv w:val="1"/>
      <w:marLeft w:val="0"/>
      <w:marRight w:val="0"/>
      <w:marTop w:val="0"/>
      <w:marBottom w:val="0"/>
      <w:divBdr>
        <w:top w:val="none" w:sz="0" w:space="0" w:color="auto"/>
        <w:left w:val="none" w:sz="0" w:space="0" w:color="auto"/>
        <w:bottom w:val="none" w:sz="0" w:space="0" w:color="auto"/>
        <w:right w:val="none" w:sz="0" w:space="0" w:color="auto"/>
      </w:divBdr>
    </w:div>
    <w:div w:id="1584100806">
      <w:bodyDiv w:val="1"/>
      <w:marLeft w:val="0"/>
      <w:marRight w:val="0"/>
      <w:marTop w:val="0"/>
      <w:marBottom w:val="0"/>
      <w:divBdr>
        <w:top w:val="none" w:sz="0" w:space="0" w:color="auto"/>
        <w:left w:val="none" w:sz="0" w:space="0" w:color="auto"/>
        <w:bottom w:val="none" w:sz="0" w:space="0" w:color="auto"/>
        <w:right w:val="none" w:sz="0" w:space="0" w:color="auto"/>
      </w:divBdr>
    </w:div>
    <w:div w:id="1614746191">
      <w:bodyDiv w:val="1"/>
      <w:marLeft w:val="0"/>
      <w:marRight w:val="0"/>
      <w:marTop w:val="0"/>
      <w:marBottom w:val="0"/>
      <w:divBdr>
        <w:top w:val="none" w:sz="0" w:space="0" w:color="auto"/>
        <w:left w:val="none" w:sz="0" w:space="0" w:color="auto"/>
        <w:bottom w:val="none" w:sz="0" w:space="0" w:color="auto"/>
        <w:right w:val="none" w:sz="0" w:space="0" w:color="auto"/>
      </w:divBdr>
    </w:div>
    <w:div w:id="1625498491">
      <w:bodyDiv w:val="1"/>
      <w:marLeft w:val="0"/>
      <w:marRight w:val="0"/>
      <w:marTop w:val="0"/>
      <w:marBottom w:val="0"/>
      <w:divBdr>
        <w:top w:val="none" w:sz="0" w:space="0" w:color="auto"/>
        <w:left w:val="none" w:sz="0" w:space="0" w:color="auto"/>
        <w:bottom w:val="none" w:sz="0" w:space="0" w:color="auto"/>
        <w:right w:val="none" w:sz="0" w:space="0" w:color="auto"/>
      </w:divBdr>
    </w:div>
    <w:div w:id="1626304823">
      <w:bodyDiv w:val="1"/>
      <w:marLeft w:val="0"/>
      <w:marRight w:val="0"/>
      <w:marTop w:val="0"/>
      <w:marBottom w:val="0"/>
      <w:divBdr>
        <w:top w:val="none" w:sz="0" w:space="0" w:color="auto"/>
        <w:left w:val="none" w:sz="0" w:space="0" w:color="auto"/>
        <w:bottom w:val="none" w:sz="0" w:space="0" w:color="auto"/>
        <w:right w:val="none" w:sz="0" w:space="0" w:color="auto"/>
      </w:divBdr>
    </w:div>
    <w:div w:id="1630235302">
      <w:bodyDiv w:val="1"/>
      <w:marLeft w:val="0"/>
      <w:marRight w:val="0"/>
      <w:marTop w:val="0"/>
      <w:marBottom w:val="0"/>
      <w:divBdr>
        <w:top w:val="none" w:sz="0" w:space="0" w:color="auto"/>
        <w:left w:val="none" w:sz="0" w:space="0" w:color="auto"/>
        <w:bottom w:val="none" w:sz="0" w:space="0" w:color="auto"/>
        <w:right w:val="none" w:sz="0" w:space="0" w:color="auto"/>
      </w:divBdr>
    </w:div>
    <w:div w:id="1641113700">
      <w:bodyDiv w:val="1"/>
      <w:marLeft w:val="0"/>
      <w:marRight w:val="0"/>
      <w:marTop w:val="0"/>
      <w:marBottom w:val="0"/>
      <w:divBdr>
        <w:top w:val="none" w:sz="0" w:space="0" w:color="auto"/>
        <w:left w:val="none" w:sz="0" w:space="0" w:color="auto"/>
        <w:bottom w:val="none" w:sz="0" w:space="0" w:color="auto"/>
        <w:right w:val="none" w:sz="0" w:space="0" w:color="auto"/>
      </w:divBdr>
    </w:div>
    <w:div w:id="1647398047">
      <w:bodyDiv w:val="1"/>
      <w:marLeft w:val="0"/>
      <w:marRight w:val="0"/>
      <w:marTop w:val="0"/>
      <w:marBottom w:val="0"/>
      <w:divBdr>
        <w:top w:val="none" w:sz="0" w:space="0" w:color="auto"/>
        <w:left w:val="none" w:sz="0" w:space="0" w:color="auto"/>
        <w:bottom w:val="none" w:sz="0" w:space="0" w:color="auto"/>
        <w:right w:val="none" w:sz="0" w:space="0" w:color="auto"/>
      </w:divBdr>
    </w:div>
    <w:div w:id="1651641566">
      <w:bodyDiv w:val="1"/>
      <w:marLeft w:val="0"/>
      <w:marRight w:val="0"/>
      <w:marTop w:val="0"/>
      <w:marBottom w:val="0"/>
      <w:divBdr>
        <w:top w:val="none" w:sz="0" w:space="0" w:color="auto"/>
        <w:left w:val="none" w:sz="0" w:space="0" w:color="auto"/>
        <w:bottom w:val="none" w:sz="0" w:space="0" w:color="auto"/>
        <w:right w:val="none" w:sz="0" w:space="0" w:color="auto"/>
      </w:divBdr>
    </w:div>
    <w:div w:id="1669552165">
      <w:bodyDiv w:val="1"/>
      <w:marLeft w:val="0"/>
      <w:marRight w:val="0"/>
      <w:marTop w:val="0"/>
      <w:marBottom w:val="0"/>
      <w:divBdr>
        <w:top w:val="none" w:sz="0" w:space="0" w:color="auto"/>
        <w:left w:val="none" w:sz="0" w:space="0" w:color="auto"/>
        <w:bottom w:val="none" w:sz="0" w:space="0" w:color="auto"/>
        <w:right w:val="none" w:sz="0" w:space="0" w:color="auto"/>
      </w:divBdr>
    </w:div>
    <w:div w:id="1676683535">
      <w:bodyDiv w:val="1"/>
      <w:marLeft w:val="0"/>
      <w:marRight w:val="0"/>
      <w:marTop w:val="0"/>
      <w:marBottom w:val="0"/>
      <w:divBdr>
        <w:top w:val="none" w:sz="0" w:space="0" w:color="auto"/>
        <w:left w:val="none" w:sz="0" w:space="0" w:color="auto"/>
        <w:bottom w:val="none" w:sz="0" w:space="0" w:color="auto"/>
        <w:right w:val="none" w:sz="0" w:space="0" w:color="auto"/>
      </w:divBdr>
    </w:div>
    <w:div w:id="1693412096">
      <w:bodyDiv w:val="1"/>
      <w:marLeft w:val="0"/>
      <w:marRight w:val="0"/>
      <w:marTop w:val="0"/>
      <w:marBottom w:val="0"/>
      <w:divBdr>
        <w:top w:val="none" w:sz="0" w:space="0" w:color="auto"/>
        <w:left w:val="none" w:sz="0" w:space="0" w:color="auto"/>
        <w:bottom w:val="none" w:sz="0" w:space="0" w:color="auto"/>
        <w:right w:val="none" w:sz="0" w:space="0" w:color="auto"/>
      </w:divBdr>
    </w:div>
    <w:div w:id="1709329059">
      <w:bodyDiv w:val="1"/>
      <w:marLeft w:val="0"/>
      <w:marRight w:val="0"/>
      <w:marTop w:val="0"/>
      <w:marBottom w:val="0"/>
      <w:divBdr>
        <w:top w:val="none" w:sz="0" w:space="0" w:color="auto"/>
        <w:left w:val="none" w:sz="0" w:space="0" w:color="auto"/>
        <w:bottom w:val="none" w:sz="0" w:space="0" w:color="auto"/>
        <w:right w:val="none" w:sz="0" w:space="0" w:color="auto"/>
      </w:divBdr>
    </w:div>
    <w:div w:id="1745451840">
      <w:bodyDiv w:val="1"/>
      <w:marLeft w:val="0"/>
      <w:marRight w:val="0"/>
      <w:marTop w:val="0"/>
      <w:marBottom w:val="0"/>
      <w:divBdr>
        <w:top w:val="none" w:sz="0" w:space="0" w:color="auto"/>
        <w:left w:val="none" w:sz="0" w:space="0" w:color="auto"/>
        <w:bottom w:val="none" w:sz="0" w:space="0" w:color="auto"/>
        <w:right w:val="none" w:sz="0" w:space="0" w:color="auto"/>
      </w:divBdr>
    </w:div>
    <w:div w:id="1795830136">
      <w:bodyDiv w:val="1"/>
      <w:marLeft w:val="0"/>
      <w:marRight w:val="0"/>
      <w:marTop w:val="0"/>
      <w:marBottom w:val="0"/>
      <w:divBdr>
        <w:top w:val="none" w:sz="0" w:space="0" w:color="auto"/>
        <w:left w:val="none" w:sz="0" w:space="0" w:color="auto"/>
        <w:bottom w:val="none" w:sz="0" w:space="0" w:color="auto"/>
        <w:right w:val="none" w:sz="0" w:space="0" w:color="auto"/>
      </w:divBdr>
    </w:div>
    <w:div w:id="1800951389">
      <w:bodyDiv w:val="1"/>
      <w:marLeft w:val="0"/>
      <w:marRight w:val="0"/>
      <w:marTop w:val="0"/>
      <w:marBottom w:val="0"/>
      <w:divBdr>
        <w:top w:val="none" w:sz="0" w:space="0" w:color="auto"/>
        <w:left w:val="none" w:sz="0" w:space="0" w:color="auto"/>
        <w:bottom w:val="none" w:sz="0" w:space="0" w:color="auto"/>
        <w:right w:val="none" w:sz="0" w:space="0" w:color="auto"/>
      </w:divBdr>
    </w:div>
    <w:div w:id="1810855079">
      <w:bodyDiv w:val="1"/>
      <w:marLeft w:val="0"/>
      <w:marRight w:val="0"/>
      <w:marTop w:val="0"/>
      <w:marBottom w:val="0"/>
      <w:divBdr>
        <w:top w:val="none" w:sz="0" w:space="0" w:color="auto"/>
        <w:left w:val="none" w:sz="0" w:space="0" w:color="auto"/>
        <w:bottom w:val="none" w:sz="0" w:space="0" w:color="auto"/>
        <w:right w:val="none" w:sz="0" w:space="0" w:color="auto"/>
      </w:divBdr>
    </w:div>
    <w:div w:id="1815485468">
      <w:bodyDiv w:val="1"/>
      <w:marLeft w:val="0"/>
      <w:marRight w:val="0"/>
      <w:marTop w:val="0"/>
      <w:marBottom w:val="0"/>
      <w:divBdr>
        <w:top w:val="none" w:sz="0" w:space="0" w:color="auto"/>
        <w:left w:val="none" w:sz="0" w:space="0" w:color="auto"/>
        <w:bottom w:val="none" w:sz="0" w:space="0" w:color="auto"/>
        <w:right w:val="none" w:sz="0" w:space="0" w:color="auto"/>
      </w:divBdr>
    </w:div>
    <w:div w:id="1822769076">
      <w:bodyDiv w:val="1"/>
      <w:marLeft w:val="0"/>
      <w:marRight w:val="0"/>
      <w:marTop w:val="0"/>
      <w:marBottom w:val="0"/>
      <w:divBdr>
        <w:top w:val="none" w:sz="0" w:space="0" w:color="auto"/>
        <w:left w:val="none" w:sz="0" w:space="0" w:color="auto"/>
        <w:bottom w:val="none" w:sz="0" w:space="0" w:color="auto"/>
        <w:right w:val="none" w:sz="0" w:space="0" w:color="auto"/>
      </w:divBdr>
    </w:div>
    <w:div w:id="1830318951">
      <w:bodyDiv w:val="1"/>
      <w:marLeft w:val="0"/>
      <w:marRight w:val="0"/>
      <w:marTop w:val="0"/>
      <w:marBottom w:val="0"/>
      <w:divBdr>
        <w:top w:val="none" w:sz="0" w:space="0" w:color="auto"/>
        <w:left w:val="none" w:sz="0" w:space="0" w:color="auto"/>
        <w:bottom w:val="none" w:sz="0" w:space="0" w:color="auto"/>
        <w:right w:val="none" w:sz="0" w:space="0" w:color="auto"/>
      </w:divBdr>
    </w:div>
    <w:div w:id="1842894090">
      <w:bodyDiv w:val="1"/>
      <w:marLeft w:val="0"/>
      <w:marRight w:val="0"/>
      <w:marTop w:val="0"/>
      <w:marBottom w:val="0"/>
      <w:divBdr>
        <w:top w:val="none" w:sz="0" w:space="0" w:color="auto"/>
        <w:left w:val="none" w:sz="0" w:space="0" w:color="auto"/>
        <w:bottom w:val="none" w:sz="0" w:space="0" w:color="auto"/>
        <w:right w:val="none" w:sz="0" w:space="0" w:color="auto"/>
      </w:divBdr>
    </w:div>
    <w:div w:id="1846312953">
      <w:bodyDiv w:val="1"/>
      <w:marLeft w:val="0"/>
      <w:marRight w:val="0"/>
      <w:marTop w:val="0"/>
      <w:marBottom w:val="0"/>
      <w:divBdr>
        <w:top w:val="none" w:sz="0" w:space="0" w:color="auto"/>
        <w:left w:val="none" w:sz="0" w:space="0" w:color="auto"/>
        <w:bottom w:val="none" w:sz="0" w:space="0" w:color="auto"/>
        <w:right w:val="none" w:sz="0" w:space="0" w:color="auto"/>
      </w:divBdr>
    </w:div>
    <w:div w:id="1881628930">
      <w:bodyDiv w:val="1"/>
      <w:marLeft w:val="0"/>
      <w:marRight w:val="0"/>
      <w:marTop w:val="0"/>
      <w:marBottom w:val="0"/>
      <w:divBdr>
        <w:top w:val="none" w:sz="0" w:space="0" w:color="auto"/>
        <w:left w:val="none" w:sz="0" w:space="0" w:color="auto"/>
        <w:bottom w:val="none" w:sz="0" w:space="0" w:color="auto"/>
        <w:right w:val="none" w:sz="0" w:space="0" w:color="auto"/>
      </w:divBdr>
    </w:div>
    <w:div w:id="1895962786">
      <w:bodyDiv w:val="1"/>
      <w:marLeft w:val="0"/>
      <w:marRight w:val="0"/>
      <w:marTop w:val="0"/>
      <w:marBottom w:val="0"/>
      <w:divBdr>
        <w:top w:val="none" w:sz="0" w:space="0" w:color="auto"/>
        <w:left w:val="none" w:sz="0" w:space="0" w:color="auto"/>
        <w:bottom w:val="none" w:sz="0" w:space="0" w:color="auto"/>
        <w:right w:val="none" w:sz="0" w:space="0" w:color="auto"/>
      </w:divBdr>
    </w:div>
    <w:div w:id="1962877271">
      <w:bodyDiv w:val="1"/>
      <w:marLeft w:val="0"/>
      <w:marRight w:val="0"/>
      <w:marTop w:val="0"/>
      <w:marBottom w:val="0"/>
      <w:divBdr>
        <w:top w:val="none" w:sz="0" w:space="0" w:color="auto"/>
        <w:left w:val="none" w:sz="0" w:space="0" w:color="auto"/>
        <w:bottom w:val="none" w:sz="0" w:space="0" w:color="auto"/>
        <w:right w:val="none" w:sz="0" w:space="0" w:color="auto"/>
      </w:divBdr>
    </w:div>
    <w:div w:id="1970864290">
      <w:bodyDiv w:val="1"/>
      <w:marLeft w:val="0"/>
      <w:marRight w:val="0"/>
      <w:marTop w:val="0"/>
      <w:marBottom w:val="0"/>
      <w:divBdr>
        <w:top w:val="none" w:sz="0" w:space="0" w:color="auto"/>
        <w:left w:val="none" w:sz="0" w:space="0" w:color="auto"/>
        <w:bottom w:val="none" w:sz="0" w:space="0" w:color="auto"/>
        <w:right w:val="none" w:sz="0" w:space="0" w:color="auto"/>
      </w:divBdr>
    </w:div>
    <w:div w:id="1995596674">
      <w:bodyDiv w:val="1"/>
      <w:marLeft w:val="0"/>
      <w:marRight w:val="0"/>
      <w:marTop w:val="0"/>
      <w:marBottom w:val="0"/>
      <w:divBdr>
        <w:top w:val="none" w:sz="0" w:space="0" w:color="auto"/>
        <w:left w:val="none" w:sz="0" w:space="0" w:color="auto"/>
        <w:bottom w:val="none" w:sz="0" w:space="0" w:color="auto"/>
        <w:right w:val="none" w:sz="0" w:space="0" w:color="auto"/>
      </w:divBdr>
    </w:div>
    <w:div w:id="2000964411">
      <w:bodyDiv w:val="1"/>
      <w:marLeft w:val="0"/>
      <w:marRight w:val="0"/>
      <w:marTop w:val="0"/>
      <w:marBottom w:val="0"/>
      <w:divBdr>
        <w:top w:val="none" w:sz="0" w:space="0" w:color="auto"/>
        <w:left w:val="none" w:sz="0" w:space="0" w:color="auto"/>
        <w:bottom w:val="none" w:sz="0" w:space="0" w:color="auto"/>
        <w:right w:val="none" w:sz="0" w:space="0" w:color="auto"/>
      </w:divBdr>
    </w:div>
    <w:div w:id="2012678323">
      <w:bodyDiv w:val="1"/>
      <w:marLeft w:val="0"/>
      <w:marRight w:val="0"/>
      <w:marTop w:val="0"/>
      <w:marBottom w:val="0"/>
      <w:divBdr>
        <w:top w:val="none" w:sz="0" w:space="0" w:color="auto"/>
        <w:left w:val="none" w:sz="0" w:space="0" w:color="auto"/>
        <w:bottom w:val="none" w:sz="0" w:space="0" w:color="auto"/>
        <w:right w:val="none" w:sz="0" w:space="0" w:color="auto"/>
      </w:divBdr>
    </w:div>
    <w:div w:id="2037656443">
      <w:bodyDiv w:val="1"/>
      <w:marLeft w:val="0"/>
      <w:marRight w:val="0"/>
      <w:marTop w:val="0"/>
      <w:marBottom w:val="0"/>
      <w:divBdr>
        <w:top w:val="none" w:sz="0" w:space="0" w:color="auto"/>
        <w:left w:val="none" w:sz="0" w:space="0" w:color="auto"/>
        <w:bottom w:val="none" w:sz="0" w:space="0" w:color="auto"/>
        <w:right w:val="none" w:sz="0" w:space="0" w:color="auto"/>
      </w:divBdr>
    </w:div>
    <w:div w:id="2043897788">
      <w:bodyDiv w:val="1"/>
      <w:marLeft w:val="0"/>
      <w:marRight w:val="0"/>
      <w:marTop w:val="0"/>
      <w:marBottom w:val="0"/>
      <w:divBdr>
        <w:top w:val="none" w:sz="0" w:space="0" w:color="auto"/>
        <w:left w:val="none" w:sz="0" w:space="0" w:color="auto"/>
        <w:bottom w:val="none" w:sz="0" w:space="0" w:color="auto"/>
        <w:right w:val="none" w:sz="0" w:space="0" w:color="auto"/>
      </w:divBdr>
    </w:div>
    <w:div w:id="2096200794">
      <w:bodyDiv w:val="1"/>
      <w:marLeft w:val="0"/>
      <w:marRight w:val="0"/>
      <w:marTop w:val="0"/>
      <w:marBottom w:val="0"/>
      <w:divBdr>
        <w:top w:val="none" w:sz="0" w:space="0" w:color="auto"/>
        <w:left w:val="none" w:sz="0" w:space="0" w:color="auto"/>
        <w:bottom w:val="none" w:sz="0" w:space="0" w:color="auto"/>
        <w:right w:val="none" w:sz="0" w:space="0" w:color="auto"/>
      </w:divBdr>
    </w:div>
    <w:div w:id="2099788383">
      <w:bodyDiv w:val="1"/>
      <w:marLeft w:val="0"/>
      <w:marRight w:val="0"/>
      <w:marTop w:val="0"/>
      <w:marBottom w:val="0"/>
      <w:divBdr>
        <w:top w:val="none" w:sz="0" w:space="0" w:color="auto"/>
        <w:left w:val="none" w:sz="0" w:space="0" w:color="auto"/>
        <w:bottom w:val="none" w:sz="0" w:space="0" w:color="auto"/>
        <w:right w:val="none" w:sz="0" w:space="0" w:color="auto"/>
      </w:divBdr>
    </w:div>
    <w:div w:id="2102023231">
      <w:bodyDiv w:val="1"/>
      <w:marLeft w:val="0"/>
      <w:marRight w:val="0"/>
      <w:marTop w:val="0"/>
      <w:marBottom w:val="0"/>
      <w:divBdr>
        <w:top w:val="none" w:sz="0" w:space="0" w:color="auto"/>
        <w:left w:val="none" w:sz="0" w:space="0" w:color="auto"/>
        <w:bottom w:val="none" w:sz="0" w:space="0" w:color="auto"/>
        <w:right w:val="none" w:sz="0" w:space="0" w:color="auto"/>
      </w:divBdr>
    </w:div>
    <w:div w:id="2114473954">
      <w:bodyDiv w:val="1"/>
      <w:marLeft w:val="0"/>
      <w:marRight w:val="0"/>
      <w:marTop w:val="0"/>
      <w:marBottom w:val="0"/>
      <w:divBdr>
        <w:top w:val="none" w:sz="0" w:space="0" w:color="auto"/>
        <w:left w:val="none" w:sz="0" w:space="0" w:color="auto"/>
        <w:bottom w:val="none" w:sz="0" w:space="0" w:color="auto"/>
        <w:right w:val="none" w:sz="0" w:space="0" w:color="auto"/>
      </w:divBdr>
    </w:div>
    <w:div w:id="2122843812">
      <w:bodyDiv w:val="1"/>
      <w:marLeft w:val="0"/>
      <w:marRight w:val="0"/>
      <w:marTop w:val="0"/>
      <w:marBottom w:val="0"/>
      <w:divBdr>
        <w:top w:val="none" w:sz="0" w:space="0" w:color="auto"/>
        <w:left w:val="none" w:sz="0" w:space="0" w:color="auto"/>
        <w:bottom w:val="none" w:sz="0" w:space="0" w:color="auto"/>
        <w:right w:val="none" w:sz="0" w:space="0" w:color="auto"/>
      </w:divBdr>
    </w:div>
    <w:div w:id="2128960134">
      <w:bodyDiv w:val="1"/>
      <w:marLeft w:val="0"/>
      <w:marRight w:val="0"/>
      <w:marTop w:val="0"/>
      <w:marBottom w:val="0"/>
      <w:divBdr>
        <w:top w:val="none" w:sz="0" w:space="0" w:color="auto"/>
        <w:left w:val="none" w:sz="0" w:space="0" w:color="auto"/>
        <w:bottom w:val="none" w:sz="0" w:space="0" w:color="auto"/>
        <w:right w:val="none" w:sz="0" w:space="0" w:color="auto"/>
      </w:divBdr>
    </w:div>
    <w:div w:id="214716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wer.com/company/intellectual-property-licensing/"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00">
      <a:dk1>
        <a:srgbClr val="000000"/>
      </a:dk1>
      <a:lt1>
        <a:srgbClr val="FFFFFF"/>
      </a:lt1>
      <a:dk2>
        <a:srgbClr val="1F497D"/>
      </a:dk2>
      <a:lt2>
        <a:srgbClr val="EEECE1"/>
      </a:lt2>
      <a:accent1>
        <a:srgbClr val="0085C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F39D38-1D34-4B11-8859-B60A46DB6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793</Words>
  <Characters>4525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DER-915 84W 42V2A 160-264VAC Iso Fly Adapter INN3279C-H218</vt:lpstr>
    </vt:vector>
  </TitlesOfParts>
  <LinksUpToDate>false</LinksUpToDate>
  <CharactersWithSpaces>5308</CharactersWithSpaces>
  <SharedDoc>false</SharedDoc>
  <HLinks>
    <vt:vector size="12" baseType="variant">
      <vt:variant>
        <vt:i4>3670138</vt:i4>
      </vt:variant>
      <vt:variant>
        <vt:i4>198</vt:i4>
      </vt:variant>
      <vt:variant>
        <vt:i4>0</vt:i4>
      </vt:variant>
      <vt:variant>
        <vt:i4>5</vt:i4>
      </vt:variant>
      <vt:variant>
        <vt:lpwstr>http://www.probemaster.com/</vt:lpwstr>
      </vt:variant>
      <vt:variant>
        <vt:lpwstr/>
      </vt:variant>
      <vt:variant>
        <vt:i4>5701726</vt:i4>
      </vt:variant>
      <vt:variant>
        <vt:i4>153</vt:i4>
      </vt:variant>
      <vt:variant>
        <vt:i4>0</vt:i4>
      </vt:variant>
      <vt:variant>
        <vt:i4>5</vt:i4>
      </vt:variant>
      <vt:variant>
        <vt:lpwstr>http://www.powerint.com/greenroom/regulations.htm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DER-915 84W 42V2A 160-264VAC Iso Fly Adapter INN3279C-H218</dc:title>
  <dc:subject>DER-915 84W 42V2A 160-264VAC Iso Fly Adapter INN3279C-H218</dc:subject>
  <dc:creator/>
  <cp:keywords>DER-915 84W 42V2A 160-264VAC Iso Fly Adapter INN3279C-H218</cp:keywords>
  <dc:description>DER-915 84W 42V2A 160-264VAC Iso Fly Adapter INN3279C-H218</dc:description>
  <cp:lastModifiedBy/>
  <cp:revision>1</cp:revision>
  <dcterms:created xsi:type="dcterms:W3CDTF">2024-10-24T21:56:00Z</dcterms:created>
  <dcterms:modified xsi:type="dcterms:W3CDTF">2025-09-25T04:07:00Z</dcterms:modified>
</cp:coreProperties>
</file>